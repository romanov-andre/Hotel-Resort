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0D30F3" w14:textId="77777777" w:rsidR="00715506" w:rsidRDefault="00715506">
      <w:pPr>
        <w:rPr>
          <w:rFonts w:ascii="Arial" w:hAnsi="Arial" w:cs="Arial"/>
        </w:rPr>
      </w:pPr>
    </w:p>
    <w:p w14:paraId="351BA5F5" w14:textId="77777777" w:rsidR="00715506" w:rsidRDefault="00715506">
      <w:pPr>
        <w:rPr>
          <w:rFonts w:ascii="Arial" w:hAnsi="Arial" w:cs="Arial"/>
        </w:rPr>
      </w:pPr>
    </w:p>
    <w:sdt>
      <w:sdtPr>
        <w:rPr>
          <w:rFonts w:ascii="Arial" w:hAnsi="Arial" w:cs="Arial"/>
        </w:rPr>
        <w:id w:val="-901363968"/>
        <w:picture/>
      </w:sdtPr>
      <w:sdtEndPr/>
      <w:sdtContent>
        <w:p w14:paraId="00BA6D04" w14:textId="77777777" w:rsidR="00715506" w:rsidRDefault="00403B42" w:rsidP="00403B42">
          <w:pPr>
            <w:jc w:val="center"/>
            <w:rPr>
              <w:rFonts w:ascii="Arial" w:hAnsi="Arial" w:cs="Arial"/>
            </w:rPr>
          </w:pPr>
          <w:r>
            <w:rPr>
              <w:rFonts w:ascii="Arial" w:hAnsi="Arial" w:cs="Arial"/>
              <w:noProof/>
            </w:rPr>
            <w:drawing>
              <wp:inline distT="0" distB="0" distL="0" distR="0" wp14:anchorId="003322F4" wp14:editId="44D0A7A2">
                <wp:extent cx="4685877" cy="317500"/>
                <wp:effectExtent l="0" t="0" r="63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8"/>
                        <a:srcRect l="11547" t="17787" r="14144" b="71871"/>
                        <a:stretch/>
                      </pic:blipFill>
                      <pic:spPr bwMode="auto">
                        <a:xfrm>
                          <a:off x="0" y="0"/>
                          <a:ext cx="4707149" cy="318941"/>
                        </a:xfrm>
                        <a:prstGeom prst="rect">
                          <a:avLst/>
                        </a:prstGeom>
                        <a:noFill/>
                        <a:ln>
                          <a:noFill/>
                        </a:ln>
                        <a:extLst>
                          <a:ext uri="{53640926-AAD7-44D8-BBD7-CCE9431645EC}">
                            <a14:shadowObscured xmlns:a14="http://schemas.microsoft.com/office/drawing/2010/main"/>
                          </a:ext>
                        </a:extLst>
                      </pic:spPr>
                    </pic:pic>
                  </a:graphicData>
                </a:graphic>
              </wp:inline>
            </w:drawing>
          </w:r>
        </w:p>
      </w:sdtContent>
    </w:sdt>
    <w:p w14:paraId="0AF4F119" w14:textId="77777777" w:rsidR="00B26763" w:rsidRDefault="00B26763" w:rsidP="00B26763">
      <w:pPr>
        <w:pBdr>
          <w:top w:val="nil"/>
          <w:left w:val="nil"/>
          <w:bottom w:val="nil"/>
          <w:right w:val="nil"/>
          <w:between w:val="nil"/>
        </w:pBdr>
        <w:jc w:val="center"/>
        <w:rPr>
          <w:rFonts w:ascii="Arial" w:eastAsia="Arial" w:hAnsi="Arial" w:cs="Arial"/>
          <w:b/>
          <w:color w:val="000000"/>
          <w:sz w:val="72"/>
          <w:szCs w:val="72"/>
        </w:rPr>
      </w:pPr>
      <w:r>
        <w:rPr>
          <w:rFonts w:ascii="Arial" w:eastAsia="Arial" w:hAnsi="Arial" w:cs="Arial"/>
          <w:b/>
          <w:sz w:val="72"/>
          <w:szCs w:val="72"/>
        </w:rPr>
        <w:t xml:space="preserve">Hotel Resort </w:t>
      </w:r>
    </w:p>
    <w:p w14:paraId="71D1F9DD" w14:textId="77777777" w:rsidR="00B26763" w:rsidRDefault="00B26763" w:rsidP="00B26763">
      <w:pPr>
        <w:jc w:val="center"/>
        <w:rPr>
          <w:rFonts w:ascii="Arial" w:eastAsia="Arial" w:hAnsi="Arial" w:cs="Arial"/>
        </w:rPr>
      </w:pPr>
    </w:p>
    <w:p w14:paraId="1F6B77F4" w14:textId="77777777" w:rsidR="00B26763" w:rsidRDefault="00B26763" w:rsidP="00B26763">
      <w:pPr>
        <w:pBdr>
          <w:top w:val="nil"/>
          <w:left w:val="nil"/>
          <w:bottom w:val="nil"/>
          <w:right w:val="nil"/>
          <w:between w:val="nil"/>
        </w:pBdr>
        <w:jc w:val="center"/>
        <w:rPr>
          <w:rFonts w:ascii="Arial" w:eastAsia="Arial" w:hAnsi="Arial" w:cs="Arial"/>
          <w:b/>
          <w:color w:val="000000"/>
          <w:sz w:val="72"/>
          <w:szCs w:val="72"/>
        </w:rPr>
      </w:pPr>
      <w:bookmarkStart w:id="0" w:name="_heading=h.gjdgxs" w:colFirst="0" w:colLast="0"/>
      <w:bookmarkEnd w:id="0"/>
      <w:r>
        <w:rPr>
          <w:rFonts w:ascii="Arial" w:eastAsia="Arial" w:hAnsi="Arial" w:cs="Arial"/>
          <w:b/>
          <w:color w:val="000000"/>
          <w:sz w:val="72"/>
          <w:szCs w:val="72"/>
        </w:rPr>
        <w:t>User Guide</w:t>
      </w:r>
    </w:p>
    <w:p w14:paraId="78E593A5" w14:textId="77777777" w:rsidR="00715506" w:rsidRDefault="00715506">
      <w:pPr>
        <w:rPr>
          <w:rFonts w:ascii="Arial" w:hAnsi="Arial" w:cs="Arial"/>
          <w:sz w:val="72"/>
        </w:rPr>
      </w:pPr>
    </w:p>
    <w:p w14:paraId="1A5E1023" w14:textId="77777777" w:rsidR="00715506" w:rsidRDefault="00715506">
      <w:pPr>
        <w:rPr>
          <w:rFonts w:ascii="Arial" w:hAnsi="Arial" w:cs="Arial"/>
          <w:sz w:val="72"/>
        </w:rPr>
      </w:pPr>
    </w:p>
    <w:p w14:paraId="259DD779" w14:textId="77777777" w:rsidR="00715506" w:rsidRDefault="00715506">
      <w:pPr>
        <w:jc w:val="center"/>
        <w:rPr>
          <w:rFonts w:ascii="Arial" w:hAnsi="Arial" w:cs="Arial"/>
          <w:sz w:val="72"/>
        </w:rPr>
      </w:pPr>
    </w:p>
    <w:p w14:paraId="335FFEBF" w14:textId="77777777" w:rsidR="00715506" w:rsidRDefault="00715506">
      <w:pPr>
        <w:jc w:val="center"/>
        <w:rPr>
          <w:rFonts w:ascii="Arial" w:hAnsi="Arial" w:cs="Arial"/>
          <w:sz w:val="72"/>
        </w:rPr>
      </w:pPr>
    </w:p>
    <w:p w14:paraId="04BCAB4C" w14:textId="77777777" w:rsidR="00B26763" w:rsidRDefault="00B26763">
      <w:pPr>
        <w:jc w:val="center"/>
        <w:rPr>
          <w:rFonts w:ascii="Arial" w:hAnsi="Arial" w:cs="Arial"/>
          <w:sz w:val="72"/>
        </w:rPr>
      </w:pPr>
    </w:p>
    <w:p w14:paraId="55044824" w14:textId="77777777" w:rsidR="00B26763" w:rsidRDefault="00B26763">
      <w:pPr>
        <w:jc w:val="center"/>
        <w:rPr>
          <w:rFonts w:ascii="Arial" w:hAnsi="Arial" w:cs="Arial"/>
          <w:sz w:val="72"/>
        </w:rPr>
      </w:pPr>
    </w:p>
    <w:p w14:paraId="20507C80" w14:textId="77777777" w:rsidR="00B26763" w:rsidRDefault="00B26763">
      <w:pPr>
        <w:jc w:val="center"/>
        <w:rPr>
          <w:rFonts w:ascii="Arial" w:hAnsi="Arial" w:cs="Arial"/>
          <w:sz w:val="72"/>
        </w:rPr>
      </w:pPr>
    </w:p>
    <w:p w14:paraId="4AC4F1CC" w14:textId="77777777" w:rsidR="00B26763" w:rsidRDefault="00B26763">
      <w:pPr>
        <w:jc w:val="center"/>
        <w:rPr>
          <w:rFonts w:ascii="Arial" w:hAnsi="Arial" w:cs="Arial"/>
          <w:sz w:val="72"/>
        </w:rPr>
      </w:pPr>
    </w:p>
    <w:p w14:paraId="007CFAE7" w14:textId="77777777" w:rsidR="00B26763" w:rsidRDefault="00B26763">
      <w:pPr>
        <w:jc w:val="center"/>
        <w:rPr>
          <w:rFonts w:ascii="Arial" w:hAnsi="Arial" w:cs="Arial"/>
          <w:sz w:val="72"/>
        </w:rPr>
      </w:pPr>
    </w:p>
    <w:p w14:paraId="55B21096" w14:textId="77777777" w:rsidR="00B26763" w:rsidRDefault="00B26763">
      <w:pPr>
        <w:jc w:val="center"/>
        <w:rPr>
          <w:rFonts w:ascii="Arial" w:hAnsi="Arial" w:cs="Arial"/>
          <w:sz w:val="72"/>
        </w:rPr>
      </w:pPr>
    </w:p>
    <w:p w14:paraId="2B332BD4" w14:textId="77777777" w:rsidR="00715506" w:rsidRDefault="00715506">
      <w:pPr>
        <w:jc w:val="right"/>
        <w:rPr>
          <w:rFonts w:ascii="Arial" w:hAnsi="Arial" w:cs="Arial"/>
          <w:sz w:val="32"/>
        </w:rPr>
      </w:pPr>
    </w:p>
    <w:p w14:paraId="65252115" w14:textId="77777777" w:rsidR="00B26763" w:rsidRDefault="00B26763" w:rsidP="00B26763">
      <w:pPr>
        <w:jc w:val="right"/>
        <w:rPr>
          <w:rFonts w:ascii="Arial" w:eastAsia="Arial" w:hAnsi="Arial" w:cs="Arial"/>
          <w:sz w:val="32"/>
          <w:szCs w:val="32"/>
        </w:rPr>
      </w:pPr>
      <w:r>
        <w:rPr>
          <w:rFonts w:ascii="Arial" w:eastAsia="Arial" w:hAnsi="Arial" w:cs="Arial"/>
          <w:sz w:val="32"/>
          <w:szCs w:val="32"/>
        </w:rPr>
        <w:t xml:space="preserve">© The </w:t>
      </w:r>
      <w:proofErr w:type="spellStart"/>
      <w:r>
        <w:rPr>
          <w:rFonts w:ascii="Arial" w:eastAsia="Arial" w:hAnsi="Arial" w:cs="Arial"/>
          <w:sz w:val="32"/>
          <w:szCs w:val="32"/>
        </w:rPr>
        <w:t>Resorters</w:t>
      </w:r>
      <w:proofErr w:type="spellEnd"/>
      <w:r>
        <w:rPr>
          <w:rFonts w:ascii="Arial" w:eastAsia="Arial" w:hAnsi="Arial" w:cs="Arial"/>
          <w:sz w:val="32"/>
          <w:szCs w:val="32"/>
        </w:rPr>
        <w:t>. Romanov Andre, Mushfique Shafi, Stephen Aranda. 12/2019.</w:t>
      </w:r>
    </w:p>
    <w:p w14:paraId="5C72FDE4" w14:textId="77777777" w:rsidR="00715506" w:rsidRDefault="00715506">
      <w:pPr>
        <w:jc w:val="right"/>
        <w:rPr>
          <w:rFonts w:ascii="Arial" w:hAnsi="Arial" w:cs="Arial"/>
          <w:sz w:val="32"/>
        </w:rPr>
      </w:pPr>
    </w:p>
    <w:p w14:paraId="4282F6CF" w14:textId="77777777" w:rsidR="00403B42" w:rsidRDefault="00403B42">
      <w:pPr>
        <w:jc w:val="right"/>
        <w:rPr>
          <w:rFonts w:ascii="Arial" w:hAnsi="Arial" w:cs="Arial"/>
          <w:sz w:val="32"/>
        </w:rPr>
      </w:pPr>
    </w:p>
    <w:p w14:paraId="35433B04" w14:textId="77777777" w:rsidR="00403B42" w:rsidRDefault="00403B42">
      <w:pPr>
        <w:rPr>
          <w:rFonts w:ascii="Arial" w:hAnsi="Arial" w:cs="Arial"/>
          <w:sz w:val="32"/>
        </w:rPr>
      </w:pPr>
      <w:r>
        <w:rPr>
          <w:rFonts w:ascii="Arial" w:hAnsi="Arial" w:cs="Arial"/>
          <w:sz w:val="32"/>
        </w:rPr>
        <w:br w:type="page"/>
      </w:r>
    </w:p>
    <w:sdt>
      <w:sdtPr>
        <w:rPr>
          <w:rFonts w:ascii="Times New Roman" w:eastAsia="Times New Roman" w:hAnsi="Times New Roman" w:cs="Times New Roman"/>
          <w:color w:val="auto"/>
          <w:sz w:val="24"/>
          <w:szCs w:val="24"/>
          <w:u w:val="none"/>
        </w:rPr>
        <w:id w:val="1073706699"/>
        <w:docPartObj>
          <w:docPartGallery w:val="Table of Contents"/>
          <w:docPartUnique/>
        </w:docPartObj>
      </w:sdtPr>
      <w:sdtEndPr>
        <w:rPr>
          <w:b/>
          <w:bCs/>
          <w:noProof/>
        </w:rPr>
      </w:sdtEndPr>
      <w:sdtContent>
        <w:commentRangeStart w:id="1" w:displacedByCustomXml="prev"/>
        <w:p w14:paraId="6F3BDDCB" w14:textId="77777777" w:rsidR="00403B42" w:rsidRDefault="00403B42" w:rsidP="00857D1B">
          <w:pPr>
            <w:pStyle w:val="TOCHeading"/>
          </w:pPr>
          <w:r>
            <w:t>Table of Contents</w:t>
          </w:r>
          <w:commentRangeEnd w:id="1"/>
          <w:r w:rsidR="00F475F7">
            <w:rPr>
              <w:rStyle w:val="CommentReference"/>
              <w:rFonts w:ascii="Times New Roman" w:eastAsia="Times New Roman" w:hAnsi="Times New Roman" w:cs="Times New Roman"/>
              <w:color w:val="auto"/>
              <w:u w:val="none"/>
            </w:rPr>
            <w:commentReference w:id="1"/>
          </w:r>
        </w:p>
        <w:p w14:paraId="66B8B0AD" w14:textId="77777777" w:rsidR="00F475F7" w:rsidRDefault="00403B42">
          <w:pPr>
            <w:pStyle w:val="TOC1"/>
            <w:rPr>
              <w:rFonts w:asciiTheme="minorHAnsi" w:eastAsiaTheme="minorEastAsia" w:hAnsiTheme="minorHAnsi" w:cstheme="minorBidi"/>
              <w:sz w:val="22"/>
              <w:szCs w:val="22"/>
            </w:rPr>
          </w:pPr>
          <w:r>
            <w:rPr>
              <w:b/>
              <w:bCs/>
            </w:rPr>
            <w:fldChar w:fldCharType="begin"/>
          </w:r>
          <w:r>
            <w:rPr>
              <w:b/>
              <w:bCs/>
            </w:rPr>
            <w:instrText xml:space="preserve"> TOC \o "1-3" \h \z \u </w:instrText>
          </w:r>
          <w:r>
            <w:rPr>
              <w:b/>
              <w:bCs/>
            </w:rPr>
            <w:fldChar w:fldCharType="separate"/>
          </w:r>
          <w:hyperlink w:anchor="_Toc27381434" w:history="1">
            <w:r w:rsidR="00F475F7" w:rsidRPr="00A910AF">
              <w:rPr>
                <w:rStyle w:val="Hyperlink"/>
              </w:rPr>
              <w:t>Introduction</w:t>
            </w:r>
            <w:r w:rsidR="00F475F7">
              <w:rPr>
                <w:webHidden/>
              </w:rPr>
              <w:tab/>
            </w:r>
            <w:r w:rsidR="00F475F7">
              <w:rPr>
                <w:webHidden/>
              </w:rPr>
              <w:fldChar w:fldCharType="begin"/>
            </w:r>
            <w:r w:rsidR="00F475F7">
              <w:rPr>
                <w:webHidden/>
              </w:rPr>
              <w:instrText xml:space="preserve"> PAGEREF _Toc27381434 \h </w:instrText>
            </w:r>
            <w:r w:rsidR="00F475F7">
              <w:rPr>
                <w:webHidden/>
              </w:rPr>
            </w:r>
            <w:r w:rsidR="00F475F7">
              <w:rPr>
                <w:webHidden/>
              </w:rPr>
              <w:fldChar w:fldCharType="separate"/>
            </w:r>
            <w:r w:rsidR="00F475F7">
              <w:rPr>
                <w:webHidden/>
              </w:rPr>
              <w:t>1</w:t>
            </w:r>
            <w:r w:rsidR="00F475F7">
              <w:rPr>
                <w:webHidden/>
              </w:rPr>
              <w:fldChar w:fldCharType="end"/>
            </w:r>
          </w:hyperlink>
        </w:p>
        <w:p w14:paraId="565EC778" w14:textId="77777777" w:rsidR="00F475F7" w:rsidRDefault="00F475F7">
          <w:pPr>
            <w:pStyle w:val="TOC1"/>
            <w:rPr>
              <w:rFonts w:asciiTheme="minorHAnsi" w:eastAsiaTheme="minorEastAsia" w:hAnsiTheme="minorHAnsi" w:cstheme="minorBidi"/>
              <w:sz w:val="22"/>
              <w:szCs w:val="22"/>
            </w:rPr>
          </w:pPr>
          <w:hyperlink w:anchor="_Toc27381435" w:history="1">
            <w:r w:rsidRPr="00A910AF">
              <w:rPr>
                <w:rStyle w:val="Hyperlink"/>
              </w:rPr>
              <w:t>Getting Started</w:t>
            </w:r>
            <w:r>
              <w:rPr>
                <w:webHidden/>
              </w:rPr>
              <w:tab/>
            </w:r>
            <w:r>
              <w:rPr>
                <w:webHidden/>
              </w:rPr>
              <w:fldChar w:fldCharType="begin"/>
            </w:r>
            <w:r>
              <w:rPr>
                <w:webHidden/>
              </w:rPr>
              <w:instrText xml:space="preserve"> PAGEREF _Toc27381435 \h </w:instrText>
            </w:r>
            <w:r>
              <w:rPr>
                <w:webHidden/>
              </w:rPr>
            </w:r>
            <w:r>
              <w:rPr>
                <w:webHidden/>
              </w:rPr>
              <w:fldChar w:fldCharType="separate"/>
            </w:r>
            <w:r>
              <w:rPr>
                <w:webHidden/>
              </w:rPr>
              <w:t>2</w:t>
            </w:r>
            <w:r>
              <w:rPr>
                <w:webHidden/>
              </w:rPr>
              <w:fldChar w:fldCharType="end"/>
            </w:r>
          </w:hyperlink>
        </w:p>
        <w:p w14:paraId="0D1732A5" w14:textId="77777777" w:rsidR="00F475F7" w:rsidRDefault="00F475F7">
          <w:pPr>
            <w:pStyle w:val="TOC2"/>
            <w:tabs>
              <w:tab w:val="right" w:leader="dot" w:pos="8630"/>
            </w:tabs>
            <w:rPr>
              <w:rFonts w:asciiTheme="minorHAnsi" w:eastAsiaTheme="minorEastAsia" w:hAnsiTheme="minorHAnsi" w:cstheme="minorBidi"/>
              <w:noProof/>
              <w:sz w:val="22"/>
              <w:szCs w:val="22"/>
            </w:rPr>
          </w:pPr>
          <w:hyperlink w:anchor="_Toc27381436" w:history="1">
            <w:r w:rsidRPr="00A910AF">
              <w:rPr>
                <w:rStyle w:val="Hyperlink"/>
                <w:noProof/>
              </w:rPr>
              <w:t>System Requirements</w:t>
            </w:r>
            <w:r>
              <w:rPr>
                <w:noProof/>
                <w:webHidden/>
              </w:rPr>
              <w:tab/>
            </w:r>
            <w:r>
              <w:rPr>
                <w:noProof/>
                <w:webHidden/>
              </w:rPr>
              <w:fldChar w:fldCharType="begin"/>
            </w:r>
            <w:r>
              <w:rPr>
                <w:noProof/>
                <w:webHidden/>
              </w:rPr>
              <w:instrText xml:space="preserve"> PAGEREF _Toc27381436 \h </w:instrText>
            </w:r>
            <w:r>
              <w:rPr>
                <w:noProof/>
                <w:webHidden/>
              </w:rPr>
            </w:r>
            <w:r>
              <w:rPr>
                <w:noProof/>
                <w:webHidden/>
              </w:rPr>
              <w:fldChar w:fldCharType="separate"/>
            </w:r>
            <w:r>
              <w:rPr>
                <w:noProof/>
                <w:webHidden/>
              </w:rPr>
              <w:t>2</w:t>
            </w:r>
            <w:r>
              <w:rPr>
                <w:noProof/>
                <w:webHidden/>
              </w:rPr>
              <w:fldChar w:fldCharType="end"/>
            </w:r>
          </w:hyperlink>
        </w:p>
        <w:p w14:paraId="4DFE9492" w14:textId="77777777" w:rsidR="00F475F7" w:rsidRDefault="00F475F7">
          <w:pPr>
            <w:pStyle w:val="TOC2"/>
            <w:tabs>
              <w:tab w:val="right" w:leader="dot" w:pos="8630"/>
            </w:tabs>
            <w:rPr>
              <w:rFonts w:asciiTheme="minorHAnsi" w:eastAsiaTheme="minorEastAsia" w:hAnsiTheme="minorHAnsi" w:cstheme="minorBidi"/>
              <w:noProof/>
              <w:sz w:val="22"/>
              <w:szCs w:val="22"/>
            </w:rPr>
          </w:pPr>
          <w:hyperlink w:anchor="_Toc27381437" w:history="1">
            <w:r w:rsidRPr="00A910AF">
              <w:rPr>
                <w:rStyle w:val="Hyperlink"/>
                <w:noProof/>
              </w:rPr>
              <w:t>Quick Start</w:t>
            </w:r>
            <w:r>
              <w:rPr>
                <w:noProof/>
                <w:webHidden/>
              </w:rPr>
              <w:tab/>
            </w:r>
            <w:r>
              <w:rPr>
                <w:noProof/>
                <w:webHidden/>
              </w:rPr>
              <w:fldChar w:fldCharType="begin"/>
            </w:r>
            <w:r>
              <w:rPr>
                <w:noProof/>
                <w:webHidden/>
              </w:rPr>
              <w:instrText xml:space="preserve"> PAGEREF _Toc27381437 \h </w:instrText>
            </w:r>
            <w:r>
              <w:rPr>
                <w:noProof/>
                <w:webHidden/>
              </w:rPr>
            </w:r>
            <w:r>
              <w:rPr>
                <w:noProof/>
                <w:webHidden/>
              </w:rPr>
              <w:fldChar w:fldCharType="separate"/>
            </w:r>
            <w:r>
              <w:rPr>
                <w:noProof/>
                <w:webHidden/>
              </w:rPr>
              <w:t>2</w:t>
            </w:r>
            <w:r>
              <w:rPr>
                <w:noProof/>
                <w:webHidden/>
              </w:rPr>
              <w:fldChar w:fldCharType="end"/>
            </w:r>
          </w:hyperlink>
        </w:p>
        <w:p w14:paraId="3A967A75" w14:textId="77777777" w:rsidR="00F475F7" w:rsidRDefault="00F475F7">
          <w:pPr>
            <w:pStyle w:val="TOC1"/>
            <w:rPr>
              <w:rFonts w:asciiTheme="minorHAnsi" w:eastAsiaTheme="minorEastAsia" w:hAnsiTheme="minorHAnsi" w:cstheme="minorBidi"/>
              <w:sz w:val="22"/>
              <w:szCs w:val="22"/>
            </w:rPr>
          </w:pPr>
          <w:hyperlink w:anchor="_Toc27381438" w:history="1">
            <w:r w:rsidRPr="00A910AF">
              <w:rPr>
                <w:rStyle w:val="Hyperlink"/>
              </w:rPr>
              <w:t>Software Usage</w:t>
            </w:r>
            <w:r>
              <w:rPr>
                <w:webHidden/>
              </w:rPr>
              <w:tab/>
            </w:r>
            <w:r>
              <w:rPr>
                <w:webHidden/>
              </w:rPr>
              <w:fldChar w:fldCharType="begin"/>
            </w:r>
            <w:r>
              <w:rPr>
                <w:webHidden/>
              </w:rPr>
              <w:instrText xml:space="preserve"> PAGEREF _Toc27381438 \h </w:instrText>
            </w:r>
            <w:r>
              <w:rPr>
                <w:webHidden/>
              </w:rPr>
            </w:r>
            <w:r>
              <w:rPr>
                <w:webHidden/>
              </w:rPr>
              <w:fldChar w:fldCharType="separate"/>
            </w:r>
            <w:r>
              <w:rPr>
                <w:webHidden/>
              </w:rPr>
              <w:t>12</w:t>
            </w:r>
            <w:r>
              <w:rPr>
                <w:webHidden/>
              </w:rPr>
              <w:fldChar w:fldCharType="end"/>
            </w:r>
          </w:hyperlink>
        </w:p>
        <w:p w14:paraId="39E4B70B" w14:textId="77777777" w:rsidR="00F475F7" w:rsidRDefault="00F475F7">
          <w:pPr>
            <w:pStyle w:val="TOC3"/>
            <w:tabs>
              <w:tab w:val="right" w:leader="dot" w:pos="8630"/>
            </w:tabs>
            <w:rPr>
              <w:rFonts w:asciiTheme="minorHAnsi" w:eastAsiaTheme="minorEastAsia" w:hAnsiTheme="minorHAnsi" w:cstheme="minorBidi"/>
              <w:noProof/>
              <w:sz w:val="22"/>
              <w:szCs w:val="22"/>
            </w:rPr>
          </w:pPr>
          <w:hyperlink w:anchor="_Toc27381439" w:history="1">
            <w:r w:rsidRPr="00A910AF">
              <w:rPr>
                <w:rStyle w:val="Hyperlink"/>
                <w:b/>
                <w:noProof/>
                <w:highlight w:val="yellow"/>
              </w:rPr>
              <w:t>Main menu</w:t>
            </w:r>
            <w:r>
              <w:rPr>
                <w:noProof/>
                <w:webHidden/>
              </w:rPr>
              <w:tab/>
            </w:r>
            <w:r>
              <w:rPr>
                <w:noProof/>
                <w:webHidden/>
              </w:rPr>
              <w:fldChar w:fldCharType="begin"/>
            </w:r>
            <w:r>
              <w:rPr>
                <w:noProof/>
                <w:webHidden/>
              </w:rPr>
              <w:instrText xml:space="preserve"> PAGEREF _Toc27381439 \h </w:instrText>
            </w:r>
            <w:r>
              <w:rPr>
                <w:noProof/>
                <w:webHidden/>
              </w:rPr>
            </w:r>
            <w:r>
              <w:rPr>
                <w:noProof/>
                <w:webHidden/>
              </w:rPr>
              <w:fldChar w:fldCharType="separate"/>
            </w:r>
            <w:r>
              <w:rPr>
                <w:noProof/>
                <w:webHidden/>
              </w:rPr>
              <w:t>12</w:t>
            </w:r>
            <w:r>
              <w:rPr>
                <w:noProof/>
                <w:webHidden/>
              </w:rPr>
              <w:fldChar w:fldCharType="end"/>
            </w:r>
          </w:hyperlink>
        </w:p>
        <w:p w14:paraId="164EE0FD" w14:textId="77777777" w:rsidR="00F475F7" w:rsidRDefault="00F475F7">
          <w:pPr>
            <w:pStyle w:val="TOC3"/>
            <w:tabs>
              <w:tab w:val="right" w:leader="dot" w:pos="8630"/>
            </w:tabs>
            <w:rPr>
              <w:rFonts w:asciiTheme="minorHAnsi" w:eastAsiaTheme="minorEastAsia" w:hAnsiTheme="minorHAnsi" w:cstheme="minorBidi"/>
              <w:noProof/>
              <w:sz w:val="22"/>
              <w:szCs w:val="22"/>
            </w:rPr>
          </w:pPr>
          <w:hyperlink w:anchor="_Toc27381440" w:history="1">
            <w:r w:rsidRPr="00A910AF">
              <w:rPr>
                <w:rStyle w:val="Hyperlink"/>
                <w:b/>
                <w:noProof/>
                <w:highlight w:val="yellow"/>
              </w:rPr>
              <w:t>Sign-up Interface</w:t>
            </w:r>
            <w:r>
              <w:rPr>
                <w:noProof/>
                <w:webHidden/>
              </w:rPr>
              <w:tab/>
            </w:r>
            <w:r>
              <w:rPr>
                <w:noProof/>
                <w:webHidden/>
              </w:rPr>
              <w:fldChar w:fldCharType="begin"/>
            </w:r>
            <w:r>
              <w:rPr>
                <w:noProof/>
                <w:webHidden/>
              </w:rPr>
              <w:instrText xml:space="preserve"> PAGEREF _Toc27381440 \h </w:instrText>
            </w:r>
            <w:r>
              <w:rPr>
                <w:noProof/>
                <w:webHidden/>
              </w:rPr>
            </w:r>
            <w:r>
              <w:rPr>
                <w:noProof/>
                <w:webHidden/>
              </w:rPr>
              <w:fldChar w:fldCharType="separate"/>
            </w:r>
            <w:r>
              <w:rPr>
                <w:noProof/>
                <w:webHidden/>
              </w:rPr>
              <w:t>12</w:t>
            </w:r>
            <w:r>
              <w:rPr>
                <w:noProof/>
                <w:webHidden/>
              </w:rPr>
              <w:fldChar w:fldCharType="end"/>
            </w:r>
          </w:hyperlink>
        </w:p>
        <w:p w14:paraId="6B1A0207" w14:textId="77777777" w:rsidR="00F475F7" w:rsidRDefault="00F475F7">
          <w:pPr>
            <w:pStyle w:val="TOC3"/>
            <w:tabs>
              <w:tab w:val="right" w:leader="dot" w:pos="8630"/>
            </w:tabs>
            <w:rPr>
              <w:rFonts w:asciiTheme="minorHAnsi" w:eastAsiaTheme="minorEastAsia" w:hAnsiTheme="minorHAnsi" w:cstheme="minorBidi"/>
              <w:noProof/>
              <w:sz w:val="22"/>
              <w:szCs w:val="22"/>
            </w:rPr>
          </w:pPr>
          <w:hyperlink w:anchor="_Toc27381441" w:history="1">
            <w:r w:rsidRPr="00A910AF">
              <w:rPr>
                <w:rStyle w:val="Hyperlink"/>
                <w:b/>
                <w:noProof/>
                <w:highlight w:val="yellow"/>
              </w:rPr>
              <w:t>Sign-in Interface</w:t>
            </w:r>
            <w:r>
              <w:rPr>
                <w:noProof/>
                <w:webHidden/>
              </w:rPr>
              <w:tab/>
            </w:r>
            <w:r>
              <w:rPr>
                <w:noProof/>
                <w:webHidden/>
              </w:rPr>
              <w:fldChar w:fldCharType="begin"/>
            </w:r>
            <w:r>
              <w:rPr>
                <w:noProof/>
                <w:webHidden/>
              </w:rPr>
              <w:instrText xml:space="preserve"> PAGEREF _Toc27381441 \h </w:instrText>
            </w:r>
            <w:r>
              <w:rPr>
                <w:noProof/>
                <w:webHidden/>
              </w:rPr>
            </w:r>
            <w:r>
              <w:rPr>
                <w:noProof/>
                <w:webHidden/>
              </w:rPr>
              <w:fldChar w:fldCharType="separate"/>
            </w:r>
            <w:r>
              <w:rPr>
                <w:noProof/>
                <w:webHidden/>
              </w:rPr>
              <w:t>12</w:t>
            </w:r>
            <w:r>
              <w:rPr>
                <w:noProof/>
                <w:webHidden/>
              </w:rPr>
              <w:fldChar w:fldCharType="end"/>
            </w:r>
          </w:hyperlink>
        </w:p>
        <w:p w14:paraId="5FCCC89E" w14:textId="77777777" w:rsidR="00F475F7" w:rsidRDefault="00F475F7">
          <w:pPr>
            <w:pStyle w:val="TOC3"/>
            <w:tabs>
              <w:tab w:val="right" w:leader="dot" w:pos="8630"/>
            </w:tabs>
            <w:rPr>
              <w:rFonts w:asciiTheme="minorHAnsi" w:eastAsiaTheme="minorEastAsia" w:hAnsiTheme="minorHAnsi" w:cstheme="minorBidi"/>
              <w:noProof/>
              <w:sz w:val="22"/>
              <w:szCs w:val="22"/>
            </w:rPr>
          </w:pPr>
          <w:hyperlink w:anchor="_Toc27381442" w:history="1">
            <w:r w:rsidRPr="00A910AF">
              <w:rPr>
                <w:rStyle w:val="Hyperlink"/>
                <w:b/>
                <w:noProof/>
                <w:highlight w:val="yellow"/>
              </w:rPr>
              <w:t>Owner Interface</w:t>
            </w:r>
            <w:r>
              <w:rPr>
                <w:noProof/>
                <w:webHidden/>
              </w:rPr>
              <w:tab/>
            </w:r>
            <w:r>
              <w:rPr>
                <w:noProof/>
                <w:webHidden/>
              </w:rPr>
              <w:fldChar w:fldCharType="begin"/>
            </w:r>
            <w:r>
              <w:rPr>
                <w:noProof/>
                <w:webHidden/>
              </w:rPr>
              <w:instrText xml:space="preserve"> PAGEREF _Toc27381442 \h </w:instrText>
            </w:r>
            <w:r>
              <w:rPr>
                <w:noProof/>
                <w:webHidden/>
              </w:rPr>
            </w:r>
            <w:r>
              <w:rPr>
                <w:noProof/>
                <w:webHidden/>
              </w:rPr>
              <w:fldChar w:fldCharType="separate"/>
            </w:r>
            <w:r>
              <w:rPr>
                <w:noProof/>
                <w:webHidden/>
              </w:rPr>
              <w:t>13</w:t>
            </w:r>
            <w:r>
              <w:rPr>
                <w:noProof/>
                <w:webHidden/>
              </w:rPr>
              <w:fldChar w:fldCharType="end"/>
            </w:r>
          </w:hyperlink>
        </w:p>
        <w:p w14:paraId="4E393BD3" w14:textId="77777777" w:rsidR="00F475F7" w:rsidRDefault="00F475F7">
          <w:pPr>
            <w:pStyle w:val="TOC2"/>
            <w:tabs>
              <w:tab w:val="right" w:leader="dot" w:pos="8630"/>
            </w:tabs>
            <w:rPr>
              <w:rFonts w:asciiTheme="minorHAnsi" w:eastAsiaTheme="minorEastAsia" w:hAnsiTheme="minorHAnsi" w:cstheme="minorBidi"/>
              <w:noProof/>
              <w:sz w:val="22"/>
              <w:szCs w:val="22"/>
            </w:rPr>
          </w:pPr>
          <w:hyperlink w:anchor="_Toc27381443" w:history="1">
            <w:r w:rsidRPr="00A910AF">
              <w:rPr>
                <w:rStyle w:val="Hyperlink"/>
                <w:noProof/>
                <w:highlight w:val="yellow"/>
              </w:rPr>
              <w:t>Password Reset Screen</w:t>
            </w:r>
            <w:r>
              <w:rPr>
                <w:noProof/>
                <w:webHidden/>
              </w:rPr>
              <w:tab/>
            </w:r>
            <w:r>
              <w:rPr>
                <w:noProof/>
                <w:webHidden/>
              </w:rPr>
              <w:fldChar w:fldCharType="begin"/>
            </w:r>
            <w:r>
              <w:rPr>
                <w:noProof/>
                <w:webHidden/>
              </w:rPr>
              <w:instrText xml:space="preserve"> PAGEREF _Toc27381443 \h </w:instrText>
            </w:r>
            <w:r>
              <w:rPr>
                <w:noProof/>
                <w:webHidden/>
              </w:rPr>
            </w:r>
            <w:r>
              <w:rPr>
                <w:noProof/>
                <w:webHidden/>
              </w:rPr>
              <w:fldChar w:fldCharType="separate"/>
            </w:r>
            <w:r>
              <w:rPr>
                <w:noProof/>
                <w:webHidden/>
              </w:rPr>
              <w:t>13</w:t>
            </w:r>
            <w:r>
              <w:rPr>
                <w:noProof/>
                <w:webHidden/>
              </w:rPr>
              <w:fldChar w:fldCharType="end"/>
            </w:r>
          </w:hyperlink>
        </w:p>
        <w:p w14:paraId="04B8F31C" w14:textId="77777777" w:rsidR="00F475F7" w:rsidRDefault="00F475F7">
          <w:pPr>
            <w:pStyle w:val="TOC3"/>
            <w:tabs>
              <w:tab w:val="right" w:leader="dot" w:pos="8630"/>
            </w:tabs>
            <w:rPr>
              <w:rFonts w:asciiTheme="minorHAnsi" w:eastAsiaTheme="minorEastAsia" w:hAnsiTheme="minorHAnsi" w:cstheme="minorBidi"/>
              <w:noProof/>
              <w:sz w:val="22"/>
              <w:szCs w:val="22"/>
            </w:rPr>
          </w:pPr>
          <w:hyperlink w:anchor="_Toc27381444" w:history="1">
            <w:r w:rsidRPr="00A910AF">
              <w:rPr>
                <w:rStyle w:val="Hyperlink"/>
                <w:b/>
                <w:noProof/>
                <w:highlight w:val="yellow"/>
              </w:rPr>
              <w:t>Client Interface</w:t>
            </w:r>
            <w:r>
              <w:rPr>
                <w:noProof/>
                <w:webHidden/>
              </w:rPr>
              <w:tab/>
            </w:r>
            <w:r>
              <w:rPr>
                <w:noProof/>
                <w:webHidden/>
              </w:rPr>
              <w:fldChar w:fldCharType="begin"/>
            </w:r>
            <w:r>
              <w:rPr>
                <w:noProof/>
                <w:webHidden/>
              </w:rPr>
              <w:instrText xml:space="preserve"> PAGEREF _Toc27381444 \h </w:instrText>
            </w:r>
            <w:r>
              <w:rPr>
                <w:noProof/>
                <w:webHidden/>
              </w:rPr>
            </w:r>
            <w:r>
              <w:rPr>
                <w:noProof/>
                <w:webHidden/>
              </w:rPr>
              <w:fldChar w:fldCharType="separate"/>
            </w:r>
            <w:r>
              <w:rPr>
                <w:noProof/>
                <w:webHidden/>
              </w:rPr>
              <w:t>13</w:t>
            </w:r>
            <w:r>
              <w:rPr>
                <w:noProof/>
                <w:webHidden/>
              </w:rPr>
              <w:fldChar w:fldCharType="end"/>
            </w:r>
          </w:hyperlink>
        </w:p>
        <w:p w14:paraId="46532A66" w14:textId="77777777" w:rsidR="00F475F7" w:rsidRDefault="00F475F7">
          <w:pPr>
            <w:pStyle w:val="TOC3"/>
            <w:tabs>
              <w:tab w:val="right" w:leader="dot" w:pos="8630"/>
            </w:tabs>
            <w:rPr>
              <w:rFonts w:asciiTheme="minorHAnsi" w:eastAsiaTheme="minorEastAsia" w:hAnsiTheme="minorHAnsi" w:cstheme="minorBidi"/>
              <w:noProof/>
              <w:sz w:val="22"/>
              <w:szCs w:val="22"/>
            </w:rPr>
          </w:pPr>
          <w:hyperlink w:anchor="_Toc27381445" w:history="1">
            <w:r w:rsidRPr="00A910AF">
              <w:rPr>
                <w:rStyle w:val="Hyperlink"/>
                <w:noProof/>
                <w:highlight w:val="yellow"/>
              </w:rPr>
              <w:t>Payment Interface</w:t>
            </w:r>
            <w:r>
              <w:rPr>
                <w:noProof/>
                <w:webHidden/>
              </w:rPr>
              <w:tab/>
            </w:r>
            <w:r>
              <w:rPr>
                <w:noProof/>
                <w:webHidden/>
              </w:rPr>
              <w:fldChar w:fldCharType="begin"/>
            </w:r>
            <w:r>
              <w:rPr>
                <w:noProof/>
                <w:webHidden/>
              </w:rPr>
              <w:instrText xml:space="preserve"> PAGEREF _Toc27381445 \h </w:instrText>
            </w:r>
            <w:r>
              <w:rPr>
                <w:noProof/>
                <w:webHidden/>
              </w:rPr>
            </w:r>
            <w:r>
              <w:rPr>
                <w:noProof/>
                <w:webHidden/>
              </w:rPr>
              <w:fldChar w:fldCharType="separate"/>
            </w:r>
            <w:r>
              <w:rPr>
                <w:noProof/>
                <w:webHidden/>
              </w:rPr>
              <w:t>14</w:t>
            </w:r>
            <w:r>
              <w:rPr>
                <w:noProof/>
                <w:webHidden/>
              </w:rPr>
              <w:fldChar w:fldCharType="end"/>
            </w:r>
          </w:hyperlink>
        </w:p>
        <w:p w14:paraId="7F8E71DA" w14:textId="77777777" w:rsidR="00F475F7" w:rsidRDefault="00F475F7">
          <w:pPr>
            <w:pStyle w:val="TOC3"/>
            <w:tabs>
              <w:tab w:val="right" w:leader="dot" w:pos="8630"/>
            </w:tabs>
            <w:rPr>
              <w:rFonts w:asciiTheme="minorHAnsi" w:eastAsiaTheme="minorEastAsia" w:hAnsiTheme="minorHAnsi" w:cstheme="minorBidi"/>
              <w:noProof/>
              <w:sz w:val="22"/>
              <w:szCs w:val="22"/>
            </w:rPr>
          </w:pPr>
          <w:hyperlink w:anchor="_Toc27381446" w:history="1">
            <w:r w:rsidRPr="00A910AF">
              <w:rPr>
                <w:rStyle w:val="Hyperlink"/>
                <w:b/>
                <w:noProof/>
                <w:highlight w:val="yellow"/>
              </w:rPr>
              <w:t>Desk Assistant Interface</w:t>
            </w:r>
            <w:r>
              <w:rPr>
                <w:noProof/>
                <w:webHidden/>
              </w:rPr>
              <w:tab/>
            </w:r>
            <w:r>
              <w:rPr>
                <w:noProof/>
                <w:webHidden/>
              </w:rPr>
              <w:fldChar w:fldCharType="begin"/>
            </w:r>
            <w:r>
              <w:rPr>
                <w:noProof/>
                <w:webHidden/>
              </w:rPr>
              <w:instrText xml:space="preserve"> PAGEREF _Toc27381446 \h </w:instrText>
            </w:r>
            <w:r>
              <w:rPr>
                <w:noProof/>
                <w:webHidden/>
              </w:rPr>
            </w:r>
            <w:r>
              <w:rPr>
                <w:noProof/>
                <w:webHidden/>
              </w:rPr>
              <w:fldChar w:fldCharType="separate"/>
            </w:r>
            <w:r>
              <w:rPr>
                <w:noProof/>
                <w:webHidden/>
              </w:rPr>
              <w:t>14</w:t>
            </w:r>
            <w:r>
              <w:rPr>
                <w:noProof/>
                <w:webHidden/>
              </w:rPr>
              <w:fldChar w:fldCharType="end"/>
            </w:r>
          </w:hyperlink>
        </w:p>
        <w:p w14:paraId="16B2C07E" w14:textId="77777777" w:rsidR="00F475F7" w:rsidRDefault="00F475F7">
          <w:pPr>
            <w:pStyle w:val="TOC3"/>
            <w:tabs>
              <w:tab w:val="right" w:leader="dot" w:pos="8630"/>
            </w:tabs>
            <w:rPr>
              <w:rFonts w:asciiTheme="minorHAnsi" w:eastAsiaTheme="minorEastAsia" w:hAnsiTheme="minorHAnsi" w:cstheme="minorBidi"/>
              <w:noProof/>
              <w:sz w:val="22"/>
              <w:szCs w:val="22"/>
            </w:rPr>
          </w:pPr>
          <w:hyperlink w:anchor="_Toc27381447" w:history="1">
            <w:r w:rsidRPr="00A910AF">
              <w:rPr>
                <w:rStyle w:val="Hyperlink"/>
                <w:b/>
                <w:noProof/>
                <w:highlight w:val="yellow"/>
              </w:rPr>
              <w:t>Custodian Interface</w:t>
            </w:r>
            <w:r>
              <w:rPr>
                <w:noProof/>
                <w:webHidden/>
              </w:rPr>
              <w:tab/>
            </w:r>
            <w:r>
              <w:rPr>
                <w:noProof/>
                <w:webHidden/>
              </w:rPr>
              <w:fldChar w:fldCharType="begin"/>
            </w:r>
            <w:r>
              <w:rPr>
                <w:noProof/>
                <w:webHidden/>
              </w:rPr>
              <w:instrText xml:space="preserve"> PAGEREF _Toc27381447 \h </w:instrText>
            </w:r>
            <w:r>
              <w:rPr>
                <w:noProof/>
                <w:webHidden/>
              </w:rPr>
            </w:r>
            <w:r>
              <w:rPr>
                <w:noProof/>
                <w:webHidden/>
              </w:rPr>
              <w:fldChar w:fldCharType="separate"/>
            </w:r>
            <w:r>
              <w:rPr>
                <w:noProof/>
                <w:webHidden/>
              </w:rPr>
              <w:t>15</w:t>
            </w:r>
            <w:r>
              <w:rPr>
                <w:noProof/>
                <w:webHidden/>
              </w:rPr>
              <w:fldChar w:fldCharType="end"/>
            </w:r>
          </w:hyperlink>
        </w:p>
        <w:p w14:paraId="628F64D5" w14:textId="77777777" w:rsidR="00F475F7" w:rsidRDefault="00F475F7">
          <w:pPr>
            <w:pStyle w:val="TOC1"/>
            <w:rPr>
              <w:rFonts w:asciiTheme="minorHAnsi" w:eastAsiaTheme="minorEastAsia" w:hAnsiTheme="minorHAnsi" w:cstheme="minorBidi"/>
              <w:sz w:val="22"/>
              <w:szCs w:val="22"/>
            </w:rPr>
          </w:pPr>
          <w:hyperlink w:anchor="_Toc27381448" w:history="1">
            <w:r w:rsidRPr="00A910AF">
              <w:rPr>
                <w:rStyle w:val="Hyperlink"/>
              </w:rPr>
              <w:t>Glossary</w:t>
            </w:r>
            <w:r>
              <w:rPr>
                <w:webHidden/>
              </w:rPr>
              <w:tab/>
            </w:r>
            <w:r>
              <w:rPr>
                <w:webHidden/>
              </w:rPr>
              <w:fldChar w:fldCharType="begin"/>
            </w:r>
            <w:r>
              <w:rPr>
                <w:webHidden/>
              </w:rPr>
              <w:instrText xml:space="preserve"> PAGEREF _Toc27381448 \h </w:instrText>
            </w:r>
            <w:r>
              <w:rPr>
                <w:webHidden/>
              </w:rPr>
            </w:r>
            <w:r>
              <w:rPr>
                <w:webHidden/>
              </w:rPr>
              <w:fldChar w:fldCharType="separate"/>
            </w:r>
            <w:r>
              <w:rPr>
                <w:webHidden/>
              </w:rPr>
              <w:t>16</w:t>
            </w:r>
            <w:r>
              <w:rPr>
                <w:webHidden/>
              </w:rPr>
              <w:fldChar w:fldCharType="end"/>
            </w:r>
          </w:hyperlink>
        </w:p>
        <w:p w14:paraId="321C2F06" w14:textId="77777777" w:rsidR="00403B42" w:rsidRDefault="00403B42">
          <w:r>
            <w:rPr>
              <w:b/>
              <w:bCs/>
              <w:noProof/>
            </w:rPr>
            <w:fldChar w:fldCharType="end"/>
          </w:r>
        </w:p>
      </w:sdtContent>
    </w:sdt>
    <w:p w14:paraId="7E44C561" w14:textId="77777777" w:rsidR="00403B42" w:rsidRDefault="00403B42">
      <w:pPr>
        <w:jc w:val="right"/>
        <w:rPr>
          <w:rFonts w:ascii="Arial" w:hAnsi="Arial" w:cs="Arial"/>
          <w:sz w:val="32"/>
        </w:rPr>
      </w:pPr>
    </w:p>
    <w:p w14:paraId="2F551007" w14:textId="77777777" w:rsidR="00715506" w:rsidRDefault="00715506">
      <w:pPr>
        <w:rPr>
          <w:rFonts w:ascii="Arial" w:hAnsi="Arial" w:cs="Arial"/>
          <w:sz w:val="32"/>
        </w:rPr>
        <w:sectPr w:rsidR="00715506" w:rsidSect="00B26763">
          <w:footerReference w:type="default" r:id="rId12"/>
          <w:pgSz w:w="12240" w:h="15840"/>
          <w:pgMar w:top="1440" w:right="1800" w:bottom="1440" w:left="1800" w:header="720" w:footer="720" w:gutter="0"/>
          <w:cols w:space="720"/>
          <w:docGrid w:linePitch="360"/>
        </w:sectPr>
      </w:pPr>
    </w:p>
    <w:p w14:paraId="6D54A4B2" w14:textId="77777777" w:rsidR="00715506" w:rsidRDefault="00715506" w:rsidP="00857D1B">
      <w:pPr>
        <w:pStyle w:val="Heading1"/>
        <w:sectPr w:rsidR="00715506">
          <w:footerReference w:type="default" r:id="rId13"/>
          <w:pgSz w:w="12240" w:h="15840"/>
          <w:pgMar w:top="1440" w:right="1800" w:bottom="1440" w:left="1800" w:header="720" w:footer="720" w:gutter="0"/>
          <w:pgNumType w:start="1"/>
          <w:cols w:space="720"/>
          <w:docGrid w:linePitch="360"/>
        </w:sectPr>
      </w:pPr>
    </w:p>
    <w:p w14:paraId="633F3DCB" w14:textId="77777777" w:rsidR="00B26763" w:rsidRDefault="00B26763" w:rsidP="00B26763">
      <w:pPr>
        <w:pStyle w:val="Heading1"/>
      </w:pPr>
      <w:bookmarkStart w:id="2" w:name="_Toc27381434"/>
      <w:r>
        <w:t>Introduction</w:t>
      </w:r>
      <w:bookmarkEnd w:id="2"/>
    </w:p>
    <w:p w14:paraId="0C327BC7" w14:textId="77777777" w:rsidR="00B26763" w:rsidRDefault="00B26763" w:rsidP="00B26763">
      <w:pPr>
        <w:rPr>
          <w:rFonts w:ascii="Arial" w:eastAsia="Arial" w:hAnsi="Arial" w:cs="Arial"/>
          <w:b/>
          <w:sz w:val="28"/>
          <w:szCs w:val="28"/>
        </w:rPr>
      </w:pPr>
    </w:p>
    <w:p w14:paraId="07C32B68" w14:textId="77777777" w:rsidR="00B26763" w:rsidRDefault="00B26763" w:rsidP="00B26763">
      <w:pPr>
        <w:rPr>
          <w:rFonts w:ascii="Arial" w:eastAsia="Arial" w:hAnsi="Arial" w:cs="Arial"/>
          <w:sz w:val="28"/>
          <w:szCs w:val="28"/>
        </w:rPr>
      </w:pPr>
      <w:commentRangeStart w:id="3"/>
      <w:r w:rsidRPr="00F475F7">
        <w:rPr>
          <w:rFonts w:ascii="Arial" w:eastAsia="Arial" w:hAnsi="Arial" w:cs="Arial"/>
          <w:sz w:val="28"/>
          <w:szCs w:val="28"/>
          <w:highlight w:val="yellow"/>
        </w:rPr>
        <w:t xml:space="preserve">Click to insert brief </w:t>
      </w:r>
      <w:commentRangeEnd w:id="3"/>
      <w:r w:rsidR="00F475F7">
        <w:rPr>
          <w:rStyle w:val="CommentReference"/>
        </w:rPr>
        <w:commentReference w:id="3"/>
      </w:r>
      <w:r w:rsidRPr="00F475F7">
        <w:rPr>
          <w:rFonts w:ascii="Arial" w:eastAsia="Arial" w:hAnsi="Arial" w:cs="Arial"/>
          <w:sz w:val="28"/>
          <w:szCs w:val="28"/>
          <w:highlight w:val="yellow"/>
        </w:rPr>
        <w:t>paragraph on reason for making software</w:t>
      </w:r>
    </w:p>
    <w:p w14:paraId="6564EB67" w14:textId="77777777" w:rsidR="00B26763" w:rsidRDefault="00B26763" w:rsidP="00B26763">
      <w:pPr>
        <w:spacing w:before="240" w:after="240" w:line="276" w:lineRule="auto"/>
        <w:rPr>
          <w:rFonts w:ascii="Arial" w:eastAsia="Arial" w:hAnsi="Arial" w:cs="Arial"/>
          <w:sz w:val="22"/>
          <w:szCs w:val="22"/>
        </w:rPr>
      </w:pPr>
      <w:r>
        <w:rPr>
          <w:rFonts w:ascii="Arial" w:eastAsia="Arial" w:hAnsi="Arial" w:cs="Arial"/>
          <w:sz w:val="22"/>
          <w:szCs w:val="22"/>
        </w:rPr>
        <w:t>The Hotel Resort application is a java-based software. It is being designed with the purpose of simplifying the process of hosting a resort for all parties involved (customers and owners). In the case of a customer, the software allows them to reserve a spot at the resort; and to view and book hotel rooms with the aid of a virtual transaction system. In the case of an owner, the software allows them to receive payments, view transactions, and monitor employees (custodians and receptionists).</w:t>
      </w:r>
    </w:p>
    <w:p w14:paraId="6BA7B837" w14:textId="77777777" w:rsidR="00B26763" w:rsidRDefault="00B26763" w:rsidP="00B26763">
      <w:pPr>
        <w:rPr>
          <w:rFonts w:ascii="Arial" w:eastAsia="Arial" w:hAnsi="Arial" w:cs="Arial"/>
          <w:sz w:val="28"/>
          <w:szCs w:val="28"/>
        </w:rPr>
      </w:pPr>
    </w:p>
    <w:p w14:paraId="1C53021B" w14:textId="77777777" w:rsidR="00B26763" w:rsidRDefault="00B26763" w:rsidP="00B26763">
      <w:pPr>
        <w:rPr>
          <w:rFonts w:ascii="Arial" w:eastAsia="Arial" w:hAnsi="Arial" w:cs="Arial"/>
          <w:sz w:val="28"/>
          <w:szCs w:val="28"/>
        </w:rPr>
      </w:pPr>
      <w:r>
        <w:rPr>
          <w:rFonts w:ascii="Arial" w:eastAsia="Arial" w:hAnsi="Arial" w:cs="Arial"/>
          <w:sz w:val="28"/>
          <w:szCs w:val="28"/>
        </w:rPr>
        <w:t>The Hotel Resort software allows you to:</w:t>
      </w:r>
    </w:p>
    <w:p w14:paraId="37847D7B" w14:textId="77777777" w:rsidR="00B26763" w:rsidRDefault="00B26763" w:rsidP="00B26763">
      <w:pPr>
        <w:numPr>
          <w:ilvl w:val="0"/>
          <w:numId w:val="11"/>
        </w:numPr>
        <w:rPr>
          <w:rFonts w:ascii="Arial" w:eastAsia="Arial" w:hAnsi="Arial" w:cs="Arial"/>
        </w:rPr>
      </w:pPr>
      <w:bookmarkStart w:id="4" w:name="_heading=h.3znysh7" w:colFirst="0" w:colLast="0"/>
      <w:bookmarkEnd w:id="4"/>
      <w:r>
        <w:rPr>
          <w:rFonts w:ascii="Arial" w:eastAsia="Arial" w:hAnsi="Arial" w:cs="Arial"/>
        </w:rPr>
        <w:t>Book a room at a hotel including payment</w:t>
      </w:r>
    </w:p>
    <w:p w14:paraId="70CEAFF2" w14:textId="77777777" w:rsidR="00B26763" w:rsidRDefault="00B26763" w:rsidP="00B26763">
      <w:pPr>
        <w:numPr>
          <w:ilvl w:val="0"/>
          <w:numId w:val="11"/>
        </w:numPr>
        <w:rPr>
          <w:rFonts w:ascii="Arial" w:eastAsia="Arial" w:hAnsi="Arial" w:cs="Arial"/>
        </w:rPr>
      </w:pPr>
      <w:r>
        <w:rPr>
          <w:rFonts w:ascii="Arial" w:eastAsia="Arial" w:hAnsi="Arial" w:cs="Arial"/>
        </w:rPr>
        <w:t>Manage account</w:t>
      </w:r>
    </w:p>
    <w:p w14:paraId="4440D611" w14:textId="77777777" w:rsidR="00B26763" w:rsidRDefault="00B26763" w:rsidP="00B26763">
      <w:pPr>
        <w:numPr>
          <w:ilvl w:val="0"/>
          <w:numId w:val="11"/>
        </w:numPr>
        <w:rPr>
          <w:rFonts w:ascii="Arial" w:eastAsia="Arial" w:hAnsi="Arial" w:cs="Arial"/>
        </w:rPr>
      </w:pPr>
      <w:r>
        <w:rPr>
          <w:rFonts w:ascii="Arial" w:eastAsia="Arial" w:hAnsi="Arial" w:cs="Arial"/>
        </w:rPr>
        <w:t>Monitor employees</w:t>
      </w:r>
    </w:p>
    <w:p w14:paraId="06612D76" w14:textId="77777777" w:rsidR="00B26763" w:rsidRDefault="00B26763" w:rsidP="00B26763">
      <w:pPr>
        <w:numPr>
          <w:ilvl w:val="0"/>
          <w:numId w:val="11"/>
        </w:numPr>
        <w:rPr>
          <w:rFonts w:ascii="Arial" w:eastAsia="Arial" w:hAnsi="Arial" w:cs="Arial"/>
        </w:rPr>
      </w:pPr>
      <w:r>
        <w:rPr>
          <w:rFonts w:ascii="Arial" w:eastAsia="Arial" w:hAnsi="Arial" w:cs="Arial"/>
        </w:rPr>
        <w:t>Add new employees</w:t>
      </w:r>
    </w:p>
    <w:p w14:paraId="5919AED4" w14:textId="77777777" w:rsidR="00B26763" w:rsidRDefault="00B26763" w:rsidP="00B26763">
      <w:pPr>
        <w:numPr>
          <w:ilvl w:val="0"/>
          <w:numId w:val="11"/>
        </w:numPr>
        <w:rPr>
          <w:rFonts w:ascii="Arial" w:eastAsia="Arial" w:hAnsi="Arial" w:cs="Arial"/>
        </w:rPr>
      </w:pPr>
      <w:r>
        <w:rPr>
          <w:rFonts w:ascii="Arial" w:eastAsia="Arial" w:hAnsi="Arial" w:cs="Arial"/>
        </w:rPr>
        <w:t>Update room status at the hotel</w:t>
      </w:r>
    </w:p>
    <w:p w14:paraId="4954E63D" w14:textId="77777777" w:rsidR="00B26763" w:rsidRDefault="00B26763" w:rsidP="00B26763">
      <w:pPr>
        <w:pStyle w:val="Heading1"/>
      </w:pPr>
    </w:p>
    <w:p w14:paraId="5911893A" w14:textId="77777777" w:rsidR="00B26763" w:rsidRDefault="00B26763" w:rsidP="00B26763">
      <w:pPr>
        <w:rPr>
          <w:rFonts w:ascii="Arial" w:eastAsia="Arial" w:hAnsi="Arial" w:cs="Arial"/>
          <w:sz w:val="28"/>
          <w:szCs w:val="28"/>
        </w:rPr>
      </w:pPr>
      <w:r>
        <w:rPr>
          <w:rFonts w:ascii="Arial" w:eastAsia="Arial" w:hAnsi="Arial" w:cs="Arial"/>
          <w:sz w:val="28"/>
          <w:szCs w:val="28"/>
        </w:rPr>
        <w:t>Hotel Resort is accessible using the runnable jar file and this interface is chosen due to it being quicker to implement until we can make an applet version to embed it in a browser.</w:t>
      </w:r>
    </w:p>
    <w:p w14:paraId="10CA5276" w14:textId="77777777" w:rsidR="00B26763" w:rsidRDefault="00B26763" w:rsidP="00B26763">
      <w:pPr>
        <w:pStyle w:val="Heading1"/>
      </w:pPr>
      <w:bookmarkStart w:id="5" w:name="_heading=h.2et92p0" w:colFirst="0" w:colLast="0"/>
      <w:bookmarkEnd w:id="5"/>
      <w:r>
        <w:br w:type="page"/>
      </w:r>
      <w:bookmarkStart w:id="6" w:name="_Toc27381435"/>
      <w:r>
        <w:lastRenderedPageBreak/>
        <w:t>Getting Started</w:t>
      </w:r>
      <w:bookmarkEnd w:id="6"/>
    </w:p>
    <w:p w14:paraId="3CCA2AEB" w14:textId="77777777" w:rsidR="00B26763" w:rsidRDefault="00B26763" w:rsidP="00B26763">
      <w:pPr>
        <w:rPr>
          <w:rFonts w:ascii="Arial" w:eastAsia="Arial" w:hAnsi="Arial" w:cs="Arial"/>
          <w:b/>
          <w:sz w:val="28"/>
          <w:szCs w:val="28"/>
        </w:rPr>
      </w:pPr>
    </w:p>
    <w:p w14:paraId="32DD6019" w14:textId="77777777" w:rsidR="00B26763" w:rsidRDefault="00B26763" w:rsidP="00B26763">
      <w:pPr>
        <w:pStyle w:val="Heading2"/>
      </w:pPr>
      <w:bookmarkStart w:id="7" w:name="_heading=h.tyjcwt" w:colFirst="0" w:colLast="0"/>
      <w:bookmarkStart w:id="8" w:name="_Toc27381436"/>
      <w:bookmarkEnd w:id="7"/>
      <w:r>
        <w:t>System Requirements</w:t>
      </w:r>
      <w:bookmarkEnd w:id="8"/>
    </w:p>
    <w:p w14:paraId="71BC7A0B" w14:textId="77777777" w:rsidR="00B26763" w:rsidRDefault="00B26763" w:rsidP="00B26763">
      <w:pPr>
        <w:rPr>
          <w:rFonts w:ascii="Arial" w:eastAsia="Arial" w:hAnsi="Arial" w:cs="Arial"/>
        </w:rPr>
      </w:pPr>
    </w:p>
    <w:p w14:paraId="66A2E577" w14:textId="77777777" w:rsidR="00B26763" w:rsidRDefault="00B26763" w:rsidP="00B26763">
      <w:pPr>
        <w:ind w:left="720"/>
        <w:rPr>
          <w:rFonts w:ascii="Arial" w:eastAsia="Arial" w:hAnsi="Arial" w:cs="Arial"/>
        </w:rPr>
      </w:pPr>
      <w:r>
        <w:rPr>
          <w:rFonts w:ascii="Arial" w:eastAsia="Arial" w:hAnsi="Arial" w:cs="Arial"/>
        </w:rPr>
        <w:t>Java Oracle software in order to run a Java jar file.</w:t>
      </w:r>
    </w:p>
    <w:p w14:paraId="1249EE9C" w14:textId="77777777" w:rsidR="00B26763" w:rsidRDefault="00B26763" w:rsidP="00B26763">
      <w:pPr>
        <w:rPr>
          <w:rFonts w:ascii="Arial" w:eastAsia="Arial" w:hAnsi="Arial" w:cs="Arial"/>
        </w:rPr>
      </w:pPr>
    </w:p>
    <w:p w14:paraId="39538B1F" w14:textId="77777777" w:rsidR="00B26763" w:rsidRDefault="00B26763" w:rsidP="00B26763">
      <w:pPr>
        <w:pStyle w:val="Heading2"/>
      </w:pPr>
      <w:bookmarkStart w:id="9" w:name="_heading=h.3dy6vkm" w:colFirst="0" w:colLast="0"/>
      <w:bookmarkStart w:id="10" w:name="_Toc27381437"/>
      <w:bookmarkEnd w:id="9"/>
      <w:r>
        <w:t>Quick Start</w:t>
      </w:r>
      <w:bookmarkEnd w:id="10"/>
    </w:p>
    <w:p w14:paraId="550D03CB" w14:textId="77777777" w:rsidR="00B26763" w:rsidRDefault="00B26763" w:rsidP="00B26763"/>
    <w:p w14:paraId="6F577349" w14:textId="77777777" w:rsidR="00B26763" w:rsidRDefault="00B26763" w:rsidP="00B26763">
      <w:pPr>
        <w:numPr>
          <w:ilvl w:val="0"/>
          <w:numId w:val="12"/>
        </w:numPr>
        <w:rPr>
          <w:rFonts w:ascii="Arial" w:eastAsia="Arial" w:hAnsi="Arial" w:cs="Arial"/>
        </w:rPr>
      </w:pPr>
      <w:r>
        <w:rPr>
          <w:rFonts w:ascii="Arial" w:eastAsia="Arial" w:hAnsi="Arial" w:cs="Arial"/>
        </w:rPr>
        <w:t xml:space="preserve">Click here to go to </w:t>
      </w:r>
      <w:hyperlink w:anchor="_heading=h.4d34og8">
        <w:r>
          <w:rPr>
            <w:rFonts w:ascii="Arial" w:eastAsia="Arial" w:hAnsi="Arial" w:cs="Arial"/>
            <w:color w:val="1155CC"/>
            <w:u w:val="single"/>
          </w:rPr>
          <w:t>Main menu</w:t>
        </w:r>
      </w:hyperlink>
      <w:r>
        <w:rPr>
          <w:rFonts w:ascii="Arial" w:eastAsia="Arial" w:hAnsi="Arial" w:cs="Arial"/>
        </w:rPr>
        <w:br/>
      </w:r>
      <w:r>
        <w:rPr>
          <w:rFonts w:ascii="Arial" w:eastAsia="Arial" w:hAnsi="Arial" w:cs="Arial"/>
          <w:noProof/>
        </w:rPr>
        <w:drawing>
          <wp:inline distT="114300" distB="114300" distL="114300" distR="114300" wp14:anchorId="38E17976" wp14:editId="3CFD734B">
            <wp:extent cx="5486400" cy="2628900"/>
            <wp:effectExtent l="0" t="0" r="0" b="0"/>
            <wp:docPr id="4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486400" cy="2628900"/>
                    </a:xfrm>
                    <a:prstGeom prst="rect">
                      <a:avLst/>
                    </a:prstGeom>
                    <a:ln/>
                  </pic:spPr>
                </pic:pic>
              </a:graphicData>
            </a:graphic>
          </wp:inline>
        </w:drawing>
      </w:r>
    </w:p>
    <w:p w14:paraId="08EEB0FB" w14:textId="77777777" w:rsidR="00B26763" w:rsidRDefault="00B26763" w:rsidP="00B26763"/>
    <w:p w14:paraId="48085198" w14:textId="77777777" w:rsidR="00B26763" w:rsidRDefault="00B26763" w:rsidP="00B26763">
      <w:pPr>
        <w:numPr>
          <w:ilvl w:val="0"/>
          <w:numId w:val="12"/>
        </w:numPr>
        <w:rPr>
          <w:rFonts w:ascii="Arial" w:eastAsia="Arial" w:hAnsi="Arial" w:cs="Arial"/>
        </w:rPr>
      </w:pPr>
      <w:r>
        <w:rPr>
          <w:rFonts w:ascii="Arial" w:eastAsia="Arial" w:hAnsi="Arial" w:cs="Arial"/>
        </w:rPr>
        <w:t xml:space="preserve">Click here to go to </w:t>
      </w:r>
      <w:hyperlink w:anchor="_heading=h.d1humsw7snrp">
        <w:r>
          <w:rPr>
            <w:rFonts w:ascii="Arial" w:eastAsia="Arial" w:hAnsi="Arial" w:cs="Arial"/>
            <w:color w:val="1155CC"/>
            <w:u w:val="single"/>
          </w:rPr>
          <w:t>Sign-up Interface</w:t>
        </w:r>
      </w:hyperlink>
      <w:r>
        <w:rPr>
          <w:rFonts w:ascii="Arial" w:eastAsia="Arial" w:hAnsi="Arial" w:cs="Arial"/>
        </w:rPr>
        <w:br/>
      </w:r>
      <w:r>
        <w:rPr>
          <w:rFonts w:ascii="Arial" w:eastAsia="Arial" w:hAnsi="Arial" w:cs="Arial"/>
          <w:noProof/>
        </w:rPr>
        <w:drawing>
          <wp:inline distT="114300" distB="114300" distL="114300" distR="114300" wp14:anchorId="623CCC66" wp14:editId="517A622F">
            <wp:extent cx="5486400" cy="2921000"/>
            <wp:effectExtent l="0" t="0" r="0" b="0"/>
            <wp:docPr id="4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486400" cy="2921000"/>
                    </a:xfrm>
                    <a:prstGeom prst="rect">
                      <a:avLst/>
                    </a:prstGeom>
                    <a:ln/>
                  </pic:spPr>
                </pic:pic>
              </a:graphicData>
            </a:graphic>
          </wp:inline>
        </w:drawing>
      </w:r>
    </w:p>
    <w:p w14:paraId="022F07D8" w14:textId="77777777" w:rsidR="00B26763" w:rsidRDefault="00B26763" w:rsidP="00B26763">
      <w:pPr>
        <w:numPr>
          <w:ilvl w:val="0"/>
          <w:numId w:val="12"/>
        </w:numPr>
        <w:rPr>
          <w:rFonts w:ascii="Arial" w:eastAsia="Arial" w:hAnsi="Arial" w:cs="Arial"/>
        </w:rPr>
      </w:pPr>
      <w:r>
        <w:rPr>
          <w:rFonts w:ascii="Arial" w:eastAsia="Arial" w:hAnsi="Arial" w:cs="Arial"/>
        </w:rPr>
        <w:lastRenderedPageBreak/>
        <w:t xml:space="preserve">Click here to go to </w:t>
      </w:r>
      <w:hyperlink w:anchor="_heading=h.uo6ydf6txufq">
        <w:r>
          <w:rPr>
            <w:rFonts w:ascii="Arial" w:eastAsia="Arial" w:hAnsi="Arial" w:cs="Arial"/>
            <w:color w:val="1155CC"/>
            <w:u w:val="single"/>
          </w:rPr>
          <w:t>Sign-in Interface</w:t>
        </w:r>
      </w:hyperlink>
    </w:p>
    <w:p w14:paraId="614C91DA" w14:textId="77777777" w:rsidR="00B26763" w:rsidRDefault="00B26763" w:rsidP="00B26763">
      <w:pPr>
        <w:ind w:left="720"/>
        <w:rPr>
          <w:rFonts w:ascii="Arial" w:eastAsia="Arial" w:hAnsi="Arial" w:cs="Arial"/>
        </w:rPr>
      </w:pPr>
      <w:r>
        <w:rPr>
          <w:rFonts w:ascii="Arial" w:eastAsia="Arial" w:hAnsi="Arial" w:cs="Arial"/>
          <w:noProof/>
        </w:rPr>
        <w:drawing>
          <wp:inline distT="114300" distB="114300" distL="114300" distR="114300" wp14:anchorId="5F158BF3" wp14:editId="58A6D22D">
            <wp:extent cx="5486400" cy="5715000"/>
            <wp:effectExtent l="0" t="0" r="0" b="0"/>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486400" cy="5715000"/>
                    </a:xfrm>
                    <a:prstGeom prst="rect">
                      <a:avLst/>
                    </a:prstGeom>
                    <a:ln/>
                  </pic:spPr>
                </pic:pic>
              </a:graphicData>
            </a:graphic>
          </wp:inline>
        </w:drawing>
      </w:r>
    </w:p>
    <w:p w14:paraId="518454BA" w14:textId="77777777" w:rsidR="00B26763" w:rsidRDefault="00B26763" w:rsidP="00B26763">
      <w:pPr>
        <w:ind w:left="720"/>
        <w:rPr>
          <w:rFonts w:ascii="Arial" w:eastAsia="Arial" w:hAnsi="Arial" w:cs="Arial"/>
        </w:rPr>
      </w:pPr>
    </w:p>
    <w:p w14:paraId="5CB35011" w14:textId="77777777" w:rsidR="00B26763" w:rsidRDefault="00B26763" w:rsidP="00B26763">
      <w:pPr>
        <w:ind w:left="720"/>
        <w:rPr>
          <w:rFonts w:ascii="Arial" w:eastAsia="Arial" w:hAnsi="Arial" w:cs="Arial"/>
        </w:rPr>
      </w:pPr>
    </w:p>
    <w:p w14:paraId="6613769D" w14:textId="77777777" w:rsidR="00B26763" w:rsidRDefault="00B26763" w:rsidP="00B26763">
      <w:pPr>
        <w:ind w:left="720"/>
        <w:rPr>
          <w:rFonts w:ascii="Arial" w:eastAsia="Arial" w:hAnsi="Arial" w:cs="Arial"/>
        </w:rPr>
      </w:pPr>
    </w:p>
    <w:p w14:paraId="13BA4818" w14:textId="77777777" w:rsidR="00B26763" w:rsidRDefault="00B26763" w:rsidP="00B26763">
      <w:pPr>
        <w:ind w:left="720"/>
        <w:rPr>
          <w:rFonts w:ascii="Arial" w:eastAsia="Arial" w:hAnsi="Arial" w:cs="Arial"/>
        </w:rPr>
      </w:pPr>
    </w:p>
    <w:p w14:paraId="6C6C7923" w14:textId="77777777" w:rsidR="00B26763" w:rsidRDefault="00B26763" w:rsidP="00B26763">
      <w:pPr>
        <w:ind w:left="720"/>
        <w:rPr>
          <w:rFonts w:ascii="Arial" w:eastAsia="Arial" w:hAnsi="Arial" w:cs="Arial"/>
        </w:rPr>
      </w:pPr>
    </w:p>
    <w:p w14:paraId="18702B4E" w14:textId="77777777" w:rsidR="00B26763" w:rsidRDefault="00B26763" w:rsidP="00B26763">
      <w:pPr>
        <w:ind w:left="720"/>
        <w:rPr>
          <w:rFonts w:ascii="Arial" w:eastAsia="Arial" w:hAnsi="Arial" w:cs="Arial"/>
        </w:rPr>
      </w:pPr>
    </w:p>
    <w:p w14:paraId="2239FEEB" w14:textId="77777777" w:rsidR="00B26763" w:rsidRDefault="00B26763" w:rsidP="00B26763">
      <w:pPr>
        <w:ind w:left="720"/>
        <w:rPr>
          <w:rFonts w:ascii="Arial" w:eastAsia="Arial" w:hAnsi="Arial" w:cs="Arial"/>
        </w:rPr>
      </w:pPr>
    </w:p>
    <w:p w14:paraId="25F53DF6" w14:textId="77777777" w:rsidR="00B26763" w:rsidRDefault="00B26763" w:rsidP="00B26763">
      <w:pPr>
        <w:ind w:left="720"/>
        <w:rPr>
          <w:rFonts w:ascii="Arial" w:eastAsia="Arial" w:hAnsi="Arial" w:cs="Arial"/>
        </w:rPr>
      </w:pPr>
    </w:p>
    <w:p w14:paraId="4C56CFDF" w14:textId="77777777" w:rsidR="00B26763" w:rsidRDefault="00B26763" w:rsidP="00B26763">
      <w:pPr>
        <w:ind w:left="720"/>
        <w:rPr>
          <w:rFonts w:ascii="Arial" w:eastAsia="Arial" w:hAnsi="Arial" w:cs="Arial"/>
        </w:rPr>
      </w:pPr>
    </w:p>
    <w:p w14:paraId="39717F1F" w14:textId="77777777" w:rsidR="00B26763" w:rsidRDefault="00B26763" w:rsidP="00B26763">
      <w:pPr>
        <w:ind w:left="720"/>
        <w:rPr>
          <w:rFonts w:ascii="Arial" w:eastAsia="Arial" w:hAnsi="Arial" w:cs="Arial"/>
        </w:rPr>
      </w:pPr>
    </w:p>
    <w:p w14:paraId="52268B52" w14:textId="77777777" w:rsidR="00B26763" w:rsidRDefault="00B26763" w:rsidP="00B26763">
      <w:pPr>
        <w:ind w:left="720"/>
        <w:rPr>
          <w:rFonts w:ascii="Arial" w:eastAsia="Arial" w:hAnsi="Arial" w:cs="Arial"/>
        </w:rPr>
      </w:pPr>
    </w:p>
    <w:p w14:paraId="2BBBB86F" w14:textId="77777777" w:rsidR="00B26763" w:rsidRDefault="00B26763" w:rsidP="00B26763">
      <w:pPr>
        <w:ind w:left="720"/>
        <w:rPr>
          <w:rFonts w:ascii="Arial" w:eastAsia="Arial" w:hAnsi="Arial" w:cs="Arial"/>
        </w:rPr>
      </w:pPr>
    </w:p>
    <w:p w14:paraId="5B9F4686" w14:textId="77777777" w:rsidR="00B26763" w:rsidRDefault="00B26763" w:rsidP="00B26763">
      <w:pPr>
        <w:ind w:left="720"/>
        <w:rPr>
          <w:rFonts w:ascii="Arial" w:eastAsia="Arial" w:hAnsi="Arial" w:cs="Arial"/>
        </w:rPr>
      </w:pPr>
    </w:p>
    <w:p w14:paraId="08617878" w14:textId="77777777" w:rsidR="00B26763" w:rsidRDefault="00B26763" w:rsidP="00B26763">
      <w:pPr>
        <w:ind w:left="720"/>
        <w:rPr>
          <w:rFonts w:ascii="Arial" w:eastAsia="Arial" w:hAnsi="Arial" w:cs="Arial"/>
        </w:rPr>
      </w:pPr>
    </w:p>
    <w:p w14:paraId="1E575BC1" w14:textId="77777777" w:rsidR="00B26763" w:rsidRDefault="00B26763" w:rsidP="00B26763">
      <w:pPr>
        <w:ind w:left="720"/>
        <w:rPr>
          <w:rFonts w:ascii="Arial" w:eastAsia="Arial" w:hAnsi="Arial" w:cs="Arial"/>
        </w:rPr>
      </w:pPr>
    </w:p>
    <w:p w14:paraId="1867AB85" w14:textId="77777777" w:rsidR="00B26763" w:rsidRDefault="00B26763" w:rsidP="00B26763">
      <w:pPr>
        <w:numPr>
          <w:ilvl w:val="0"/>
          <w:numId w:val="12"/>
        </w:numPr>
        <w:rPr>
          <w:rFonts w:ascii="Arial" w:eastAsia="Arial" w:hAnsi="Arial" w:cs="Arial"/>
        </w:rPr>
      </w:pPr>
      <w:r>
        <w:rPr>
          <w:rFonts w:ascii="Arial" w:eastAsia="Arial" w:hAnsi="Arial" w:cs="Arial"/>
        </w:rPr>
        <w:t xml:space="preserve">Click here to go to </w:t>
      </w:r>
      <w:hyperlink w:anchor="_heading=h.ephzt82lbb8e">
        <w:r>
          <w:rPr>
            <w:rFonts w:ascii="Arial" w:eastAsia="Arial" w:hAnsi="Arial" w:cs="Arial"/>
            <w:color w:val="1155CC"/>
            <w:u w:val="single"/>
          </w:rPr>
          <w:t>Owner Interface</w:t>
        </w:r>
      </w:hyperlink>
    </w:p>
    <w:p w14:paraId="5C2BCDD4" w14:textId="77777777" w:rsidR="00B26763" w:rsidRDefault="00B26763" w:rsidP="00B26763">
      <w:pPr>
        <w:ind w:left="720"/>
        <w:rPr>
          <w:rFonts w:ascii="Arial" w:eastAsia="Arial" w:hAnsi="Arial" w:cs="Arial"/>
        </w:rPr>
      </w:pPr>
    </w:p>
    <w:p w14:paraId="178426EB" w14:textId="77777777" w:rsidR="00B26763" w:rsidRDefault="00B26763" w:rsidP="00B26763">
      <w:pPr>
        <w:ind w:left="720"/>
        <w:rPr>
          <w:rFonts w:ascii="Arial" w:eastAsia="Arial" w:hAnsi="Arial" w:cs="Arial"/>
        </w:rPr>
      </w:pPr>
    </w:p>
    <w:p w14:paraId="43D5C43C" w14:textId="77777777" w:rsidR="00B26763" w:rsidRDefault="00B26763" w:rsidP="00B26763">
      <w:pPr>
        <w:ind w:left="720"/>
        <w:rPr>
          <w:rFonts w:ascii="Arial" w:eastAsia="Arial" w:hAnsi="Arial" w:cs="Arial"/>
        </w:rPr>
      </w:pPr>
      <w:r>
        <w:rPr>
          <w:rFonts w:ascii="Arial" w:eastAsia="Arial" w:hAnsi="Arial" w:cs="Arial"/>
          <w:noProof/>
        </w:rPr>
        <w:drawing>
          <wp:inline distT="114300" distB="114300" distL="114300" distR="114300" wp14:anchorId="12D9ED94" wp14:editId="4D7C0974">
            <wp:extent cx="5486400" cy="5905500"/>
            <wp:effectExtent l="0" t="0" r="0" b="0"/>
            <wp:docPr id="4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486400" cy="5905500"/>
                    </a:xfrm>
                    <a:prstGeom prst="rect">
                      <a:avLst/>
                    </a:prstGeom>
                    <a:ln/>
                  </pic:spPr>
                </pic:pic>
              </a:graphicData>
            </a:graphic>
          </wp:inline>
        </w:drawing>
      </w:r>
    </w:p>
    <w:p w14:paraId="7AD61AD8" w14:textId="77777777" w:rsidR="00B26763" w:rsidRDefault="00B26763" w:rsidP="00B26763">
      <w:pPr>
        <w:ind w:left="720"/>
        <w:rPr>
          <w:rFonts w:ascii="Arial" w:eastAsia="Arial" w:hAnsi="Arial" w:cs="Arial"/>
        </w:rPr>
      </w:pPr>
      <w:r>
        <w:rPr>
          <w:rFonts w:ascii="Arial" w:eastAsia="Arial" w:hAnsi="Arial" w:cs="Arial"/>
          <w:noProof/>
        </w:rPr>
        <w:lastRenderedPageBreak/>
        <w:drawing>
          <wp:inline distT="114300" distB="114300" distL="114300" distR="114300" wp14:anchorId="2A8373F2" wp14:editId="1003C55D">
            <wp:extent cx="5486400" cy="5981700"/>
            <wp:effectExtent l="0" t="0" r="0" b="0"/>
            <wp:docPr id="4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486400" cy="5981700"/>
                    </a:xfrm>
                    <a:prstGeom prst="rect">
                      <a:avLst/>
                    </a:prstGeom>
                    <a:ln/>
                  </pic:spPr>
                </pic:pic>
              </a:graphicData>
            </a:graphic>
          </wp:inline>
        </w:drawing>
      </w:r>
    </w:p>
    <w:p w14:paraId="02D0C3A3" w14:textId="77777777" w:rsidR="00B26763" w:rsidRDefault="00B26763" w:rsidP="00B26763">
      <w:pPr>
        <w:ind w:left="720"/>
        <w:rPr>
          <w:rFonts w:ascii="Arial" w:eastAsia="Arial" w:hAnsi="Arial" w:cs="Arial"/>
        </w:rPr>
      </w:pPr>
      <w:r>
        <w:rPr>
          <w:rFonts w:ascii="Arial" w:eastAsia="Arial" w:hAnsi="Arial" w:cs="Arial"/>
          <w:noProof/>
        </w:rPr>
        <w:lastRenderedPageBreak/>
        <w:drawing>
          <wp:inline distT="114300" distB="114300" distL="114300" distR="114300" wp14:anchorId="7BB727F8" wp14:editId="3C855539">
            <wp:extent cx="5486400" cy="5880100"/>
            <wp:effectExtent l="0" t="0" r="0" b="0"/>
            <wp:docPr id="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486400" cy="5880100"/>
                    </a:xfrm>
                    <a:prstGeom prst="rect">
                      <a:avLst/>
                    </a:prstGeom>
                    <a:ln/>
                  </pic:spPr>
                </pic:pic>
              </a:graphicData>
            </a:graphic>
          </wp:inline>
        </w:drawing>
      </w:r>
    </w:p>
    <w:p w14:paraId="1DEDFEBC" w14:textId="77777777" w:rsidR="00B26763" w:rsidRDefault="00B26763" w:rsidP="00B26763">
      <w:pPr>
        <w:ind w:left="720"/>
        <w:rPr>
          <w:rFonts w:ascii="Arial" w:eastAsia="Arial" w:hAnsi="Arial" w:cs="Arial"/>
        </w:rPr>
      </w:pPr>
    </w:p>
    <w:p w14:paraId="4E5246D1" w14:textId="77777777" w:rsidR="00B26763" w:rsidRDefault="00B26763" w:rsidP="00B26763">
      <w:pPr>
        <w:ind w:left="720"/>
        <w:rPr>
          <w:rFonts w:ascii="Arial" w:eastAsia="Arial" w:hAnsi="Arial" w:cs="Arial"/>
        </w:rPr>
      </w:pPr>
    </w:p>
    <w:p w14:paraId="4573AC92" w14:textId="77777777" w:rsidR="00B26763" w:rsidRDefault="00B26763" w:rsidP="00B26763">
      <w:pPr>
        <w:ind w:left="720"/>
        <w:rPr>
          <w:rFonts w:ascii="Arial" w:eastAsia="Arial" w:hAnsi="Arial" w:cs="Arial"/>
        </w:rPr>
      </w:pPr>
    </w:p>
    <w:p w14:paraId="01B0456B" w14:textId="77777777" w:rsidR="00B26763" w:rsidRDefault="00B26763" w:rsidP="00B26763">
      <w:pPr>
        <w:ind w:left="720"/>
        <w:rPr>
          <w:rFonts w:ascii="Arial" w:eastAsia="Arial" w:hAnsi="Arial" w:cs="Arial"/>
        </w:rPr>
      </w:pPr>
    </w:p>
    <w:p w14:paraId="6263CE52" w14:textId="77777777" w:rsidR="00B26763" w:rsidRDefault="00B26763" w:rsidP="00B26763">
      <w:pPr>
        <w:ind w:left="720"/>
        <w:rPr>
          <w:rFonts w:ascii="Arial" w:eastAsia="Arial" w:hAnsi="Arial" w:cs="Arial"/>
        </w:rPr>
      </w:pPr>
    </w:p>
    <w:p w14:paraId="29EEFF54" w14:textId="77777777" w:rsidR="00B26763" w:rsidRDefault="00B26763" w:rsidP="00B26763">
      <w:pPr>
        <w:ind w:left="720"/>
        <w:rPr>
          <w:rFonts w:ascii="Arial" w:eastAsia="Arial" w:hAnsi="Arial" w:cs="Arial"/>
        </w:rPr>
      </w:pPr>
    </w:p>
    <w:p w14:paraId="50C5F455" w14:textId="77777777" w:rsidR="00B26763" w:rsidRDefault="00B26763" w:rsidP="00B26763">
      <w:pPr>
        <w:ind w:left="720"/>
        <w:rPr>
          <w:rFonts w:ascii="Arial" w:eastAsia="Arial" w:hAnsi="Arial" w:cs="Arial"/>
        </w:rPr>
      </w:pPr>
    </w:p>
    <w:p w14:paraId="553B5145" w14:textId="77777777" w:rsidR="00B26763" w:rsidRDefault="00B26763" w:rsidP="00B26763">
      <w:pPr>
        <w:ind w:left="720"/>
        <w:rPr>
          <w:rFonts w:ascii="Arial" w:eastAsia="Arial" w:hAnsi="Arial" w:cs="Arial"/>
        </w:rPr>
      </w:pPr>
    </w:p>
    <w:p w14:paraId="5FA9AF96" w14:textId="77777777" w:rsidR="00B26763" w:rsidRDefault="00B26763" w:rsidP="00B26763">
      <w:pPr>
        <w:ind w:left="720"/>
        <w:rPr>
          <w:rFonts w:ascii="Arial" w:eastAsia="Arial" w:hAnsi="Arial" w:cs="Arial"/>
        </w:rPr>
      </w:pPr>
    </w:p>
    <w:p w14:paraId="0BC20070" w14:textId="77777777" w:rsidR="00B26763" w:rsidRDefault="00B26763" w:rsidP="00B26763">
      <w:pPr>
        <w:ind w:left="720"/>
        <w:rPr>
          <w:rFonts w:ascii="Arial" w:eastAsia="Arial" w:hAnsi="Arial" w:cs="Arial"/>
        </w:rPr>
      </w:pPr>
    </w:p>
    <w:p w14:paraId="2C976E3A" w14:textId="77777777" w:rsidR="00B26763" w:rsidRDefault="00B26763" w:rsidP="00B26763">
      <w:pPr>
        <w:rPr>
          <w:rFonts w:ascii="Arial" w:eastAsia="Arial" w:hAnsi="Arial" w:cs="Arial"/>
        </w:rPr>
      </w:pPr>
    </w:p>
    <w:p w14:paraId="486C80FC" w14:textId="77777777" w:rsidR="00B26763" w:rsidRDefault="00B26763" w:rsidP="00B26763">
      <w:pPr>
        <w:ind w:left="720"/>
        <w:rPr>
          <w:rFonts w:ascii="Arial" w:eastAsia="Arial" w:hAnsi="Arial" w:cs="Arial"/>
        </w:rPr>
      </w:pPr>
    </w:p>
    <w:p w14:paraId="059D1C31" w14:textId="77777777" w:rsidR="00B26763" w:rsidRDefault="00B26763" w:rsidP="00B26763">
      <w:pPr>
        <w:ind w:left="720"/>
        <w:rPr>
          <w:rFonts w:ascii="Arial" w:eastAsia="Arial" w:hAnsi="Arial" w:cs="Arial"/>
        </w:rPr>
      </w:pPr>
    </w:p>
    <w:p w14:paraId="774F32B4" w14:textId="77777777" w:rsidR="00B26763" w:rsidRDefault="00B26763" w:rsidP="00B26763">
      <w:pPr>
        <w:numPr>
          <w:ilvl w:val="0"/>
          <w:numId w:val="12"/>
        </w:numPr>
        <w:rPr>
          <w:rFonts w:ascii="Arial" w:eastAsia="Arial" w:hAnsi="Arial" w:cs="Arial"/>
        </w:rPr>
      </w:pPr>
      <w:r>
        <w:rPr>
          <w:rFonts w:ascii="Arial" w:eastAsia="Arial" w:hAnsi="Arial" w:cs="Arial"/>
        </w:rPr>
        <w:t xml:space="preserve">Click here to go to </w:t>
      </w:r>
      <w:hyperlink w:anchor="_heading=h.owfw02uvw754">
        <w:r>
          <w:rPr>
            <w:rFonts w:ascii="Arial" w:eastAsia="Arial" w:hAnsi="Arial" w:cs="Arial"/>
            <w:color w:val="1155CC"/>
            <w:u w:val="single"/>
          </w:rPr>
          <w:t>Password Reset Screen</w:t>
        </w:r>
      </w:hyperlink>
    </w:p>
    <w:p w14:paraId="3459185B" w14:textId="77777777" w:rsidR="00B26763" w:rsidRDefault="00B26763" w:rsidP="00B26763">
      <w:pPr>
        <w:ind w:left="720"/>
        <w:rPr>
          <w:rFonts w:ascii="Arial" w:eastAsia="Arial" w:hAnsi="Arial" w:cs="Arial"/>
        </w:rPr>
      </w:pPr>
    </w:p>
    <w:p w14:paraId="5908235D" w14:textId="77777777" w:rsidR="00B26763" w:rsidRDefault="00B26763" w:rsidP="00B26763">
      <w:pPr>
        <w:ind w:left="720"/>
        <w:rPr>
          <w:rFonts w:ascii="Arial" w:eastAsia="Arial" w:hAnsi="Arial" w:cs="Arial"/>
        </w:rPr>
      </w:pPr>
      <w:r>
        <w:rPr>
          <w:rFonts w:ascii="Arial" w:eastAsia="Arial" w:hAnsi="Arial" w:cs="Arial"/>
          <w:noProof/>
        </w:rPr>
        <w:drawing>
          <wp:inline distT="114300" distB="114300" distL="114300" distR="114300" wp14:anchorId="6223368F" wp14:editId="7BF0F765">
            <wp:extent cx="5486400" cy="5765800"/>
            <wp:effectExtent l="0" t="0" r="0" b="0"/>
            <wp:docPr id="4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486400" cy="5765800"/>
                    </a:xfrm>
                    <a:prstGeom prst="rect">
                      <a:avLst/>
                    </a:prstGeom>
                    <a:ln/>
                  </pic:spPr>
                </pic:pic>
              </a:graphicData>
            </a:graphic>
          </wp:inline>
        </w:drawing>
      </w:r>
    </w:p>
    <w:p w14:paraId="28418B7E" w14:textId="77777777" w:rsidR="00B26763" w:rsidRDefault="00B26763" w:rsidP="00B26763">
      <w:pPr>
        <w:ind w:left="720"/>
        <w:rPr>
          <w:rFonts w:ascii="Arial" w:eastAsia="Arial" w:hAnsi="Arial" w:cs="Arial"/>
        </w:rPr>
      </w:pPr>
    </w:p>
    <w:p w14:paraId="7591190B" w14:textId="77777777" w:rsidR="00B26763" w:rsidRDefault="00B26763" w:rsidP="00B26763">
      <w:pPr>
        <w:ind w:left="720"/>
        <w:rPr>
          <w:rFonts w:ascii="Arial" w:eastAsia="Arial" w:hAnsi="Arial" w:cs="Arial"/>
        </w:rPr>
      </w:pPr>
    </w:p>
    <w:p w14:paraId="5A7AA4A5" w14:textId="77777777" w:rsidR="00B26763" w:rsidRDefault="00B26763" w:rsidP="00B26763">
      <w:pPr>
        <w:ind w:left="720"/>
        <w:rPr>
          <w:rFonts w:ascii="Arial" w:eastAsia="Arial" w:hAnsi="Arial" w:cs="Arial"/>
        </w:rPr>
      </w:pPr>
    </w:p>
    <w:p w14:paraId="2E0B2C47" w14:textId="77777777" w:rsidR="00B26763" w:rsidRDefault="00B26763" w:rsidP="00B26763">
      <w:pPr>
        <w:ind w:left="720"/>
        <w:rPr>
          <w:rFonts w:ascii="Arial" w:eastAsia="Arial" w:hAnsi="Arial" w:cs="Arial"/>
        </w:rPr>
      </w:pPr>
    </w:p>
    <w:p w14:paraId="7DAE6D91" w14:textId="77777777" w:rsidR="00B26763" w:rsidRDefault="00B26763" w:rsidP="00B26763">
      <w:pPr>
        <w:ind w:left="720"/>
        <w:rPr>
          <w:rFonts w:ascii="Arial" w:eastAsia="Arial" w:hAnsi="Arial" w:cs="Arial"/>
        </w:rPr>
      </w:pPr>
    </w:p>
    <w:p w14:paraId="27AE4259" w14:textId="77777777" w:rsidR="00B26763" w:rsidRDefault="00B26763" w:rsidP="00B26763">
      <w:pPr>
        <w:ind w:left="720"/>
        <w:rPr>
          <w:rFonts w:ascii="Arial" w:eastAsia="Arial" w:hAnsi="Arial" w:cs="Arial"/>
        </w:rPr>
      </w:pPr>
    </w:p>
    <w:p w14:paraId="63340EBF" w14:textId="77777777" w:rsidR="00B26763" w:rsidRDefault="00B26763" w:rsidP="00B26763">
      <w:pPr>
        <w:ind w:left="720"/>
        <w:rPr>
          <w:rFonts w:ascii="Arial" w:eastAsia="Arial" w:hAnsi="Arial" w:cs="Arial"/>
        </w:rPr>
      </w:pPr>
    </w:p>
    <w:p w14:paraId="5F269AFD" w14:textId="77777777" w:rsidR="00B26763" w:rsidRDefault="00B26763" w:rsidP="00B26763">
      <w:pPr>
        <w:ind w:left="720"/>
        <w:rPr>
          <w:rFonts w:ascii="Arial" w:eastAsia="Arial" w:hAnsi="Arial" w:cs="Arial"/>
        </w:rPr>
      </w:pPr>
    </w:p>
    <w:p w14:paraId="6714C170" w14:textId="77777777" w:rsidR="00B26763" w:rsidRDefault="00B26763" w:rsidP="00B26763">
      <w:pPr>
        <w:ind w:left="720"/>
        <w:rPr>
          <w:rFonts w:ascii="Arial" w:eastAsia="Arial" w:hAnsi="Arial" w:cs="Arial"/>
        </w:rPr>
      </w:pPr>
    </w:p>
    <w:p w14:paraId="224DC440" w14:textId="77777777" w:rsidR="00B26763" w:rsidRDefault="00B26763" w:rsidP="00B26763">
      <w:pPr>
        <w:ind w:left="720"/>
        <w:rPr>
          <w:rFonts w:ascii="Arial" w:eastAsia="Arial" w:hAnsi="Arial" w:cs="Arial"/>
        </w:rPr>
      </w:pPr>
    </w:p>
    <w:p w14:paraId="1C6E8792" w14:textId="77777777" w:rsidR="00B26763" w:rsidRDefault="00B26763" w:rsidP="00B26763">
      <w:pPr>
        <w:ind w:left="720"/>
        <w:rPr>
          <w:rFonts w:ascii="Arial" w:eastAsia="Arial" w:hAnsi="Arial" w:cs="Arial"/>
        </w:rPr>
      </w:pPr>
    </w:p>
    <w:p w14:paraId="5753A7FB" w14:textId="77777777" w:rsidR="00B26763" w:rsidRDefault="00B26763" w:rsidP="00B26763">
      <w:pPr>
        <w:ind w:left="720"/>
        <w:rPr>
          <w:rFonts w:ascii="Arial" w:eastAsia="Arial" w:hAnsi="Arial" w:cs="Arial"/>
        </w:rPr>
      </w:pPr>
    </w:p>
    <w:p w14:paraId="3F602E03" w14:textId="77777777" w:rsidR="00B26763" w:rsidRDefault="00B26763" w:rsidP="00B26763">
      <w:pPr>
        <w:numPr>
          <w:ilvl w:val="0"/>
          <w:numId w:val="12"/>
        </w:numPr>
        <w:rPr>
          <w:rFonts w:ascii="Arial" w:eastAsia="Arial" w:hAnsi="Arial" w:cs="Arial"/>
        </w:rPr>
      </w:pPr>
      <w:r>
        <w:rPr>
          <w:rFonts w:ascii="Arial" w:eastAsia="Arial" w:hAnsi="Arial" w:cs="Arial"/>
        </w:rPr>
        <w:t xml:space="preserve">Click here to go to </w:t>
      </w:r>
      <w:hyperlink w:anchor="_heading=h.nmzm7zm0d0cs">
        <w:r>
          <w:rPr>
            <w:rFonts w:ascii="Arial" w:eastAsia="Arial" w:hAnsi="Arial" w:cs="Arial"/>
            <w:color w:val="1155CC"/>
            <w:u w:val="single"/>
          </w:rPr>
          <w:t>Client Interface</w:t>
        </w:r>
      </w:hyperlink>
    </w:p>
    <w:p w14:paraId="67D1FD28" w14:textId="77777777" w:rsidR="00B26763" w:rsidRDefault="00B26763" w:rsidP="00B26763">
      <w:pPr>
        <w:ind w:left="720"/>
        <w:rPr>
          <w:rFonts w:ascii="Arial" w:eastAsia="Arial" w:hAnsi="Arial" w:cs="Arial"/>
        </w:rPr>
      </w:pPr>
    </w:p>
    <w:p w14:paraId="7DE9E016" w14:textId="77777777" w:rsidR="00B26763" w:rsidRDefault="00B26763" w:rsidP="00B26763">
      <w:pPr>
        <w:rPr>
          <w:rFonts w:ascii="Arial" w:eastAsia="Arial" w:hAnsi="Arial" w:cs="Arial"/>
        </w:rPr>
      </w:pPr>
    </w:p>
    <w:p w14:paraId="1046B62A" w14:textId="77777777" w:rsidR="00B26763" w:rsidRDefault="00B26763" w:rsidP="00B26763">
      <w:pPr>
        <w:rPr>
          <w:rFonts w:ascii="Arial" w:eastAsia="Arial" w:hAnsi="Arial" w:cs="Arial"/>
        </w:rPr>
      </w:pPr>
      <w:r>
        <w:rPr>
          <w:rFonts w:ascii="Arial" w:eastAsia="Arial" w:hAnsi="Arial" w:cs="Arial"/>
          <w:noProof/>
        </w:rPr>
        <w:drawing>
          <wp:inline distT="114300" distB="114300" distL="114300" distR="114300" wp14:anchorId="664FC9A9" wp14:editId="1DF84EDC">
            <wp:extent cx="5486400" cy="3505200"/>
            <wp:effectExtent l="0" t="0" r="0" b="0"/>
            <wp:docPr id="4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486400" cy="3505200"/>
                    </a:xfrm>
                    <a:prstGeom prst="rect">
                      <a:avLst/>
                    </a:prstGeom>
                    <a:ln/>
                  </pic:spPr>
                </pic:pic>
              </a:graphicData>
            </a:graphic>
          </wp:inline>
        </w:drawing>
      </w:r>
    </w:p>
    <w:p w14:paraId="03C71AA4" w14:textId="77777777" w:rsidR="00B26763" w:rsidRDefault="00B26763" w:rsidP="00B26763">
      <w:pPr>
        <w:rPr>
          <w:rFonts w:ascii="Arial" w:eastAsia="Arial" w:hAnsi="Arial" w:cs="Arial"/>
        </w:rPr>
      </w:pPr>
    </w:p>
    <w:p w14:paraId="0855AD98" w14:textId="77777777" w:rsidR="00B26763" w:rsidRDefault="00B26763" w:rsidP="00B26763">
      <w:pPr>
        <w:rPr>
          <w:rFonts w:ascii="Arial" w:eastAsia="Arial" w:hAnsi="Arial" w:cs="Arial"/>
        </w:rPr>
      </w:pPr>
    </w:p>
    <w:p w14:paraId="59F1538B" w14:textId="77777777" w:rsidR="00B26763" w:rsidRDefault="00B26763" w:rsidP="00B26763">
      <w:pPr>
        <w:rPr>
          <w:rFonts w:ascii="Arial" w:eastAsia="Arial" w:hAnsi="Arial" w:cs="Arial"/>
        </w:rPr>
      </w:pPr>
      <w:r>
        <w:rPr>
          <w:rFonts w:ascii="Arial" w:eastAsia="Arial" w:hAnsi="Arial" w:cs="Arial"/>
          <w:noProof/>
        </w:rPr>
        <w:drawing>
          <wp:inline distT="114300" distB="114300" distL="114300" distR="114300" wp14:anchorId="59F60811" wp14:editId="4EA04C37">
            <wp:extent cx="5486400" cy="3556000"/>
            <wp:effectExtent l="0" t="0" r="0" b="0"/>
            <wp:docPr id="4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486400" cy="3556000"/>
                    </a:xfrm>
                    <a:prstGeom prst="rect">
                      <a:avLst/>
                    </a:prstGeom>
                    <a:ln/>
                  </pic:spPr>
                </pic:pic>
              </a:graphicData>
            </a:graphic>
          </wp:inline>
        </w:drawing>
      </w:r>
    </w:p>
    <w:p w14:paraId="1A1EE599" w14:textId="77777777" w:rsidR="00B26763" w:rsidRDefault="00B26763" w:rsidP="00B26763">
      <w:pPr>
        <w:rPr>
          <w:rFonts w:ascii="Arial" w:eastAsia="Arial" w:hAnsi="Arial" w:cs="Arial"/>
        </w:rPr>
      </w:pPr>
      <w:r>
        <w:rPr>
          <w:rFonts w:ascii="Arial" w:eastAsia="Arial" w:hAnsi="Arial" w:cs="Arial"/>
          <w:noProof/>
        </w:rPr>
        <w:lastRenderedPageBreak/>
        <w:drawing>
          <wp:inline distT="114300" distB="114300" distL="114300" distR="114300" wp14:anchorId="7698C43A" wp14:editId="5DACD4A3">
            <wp:extent cx="5486400" cy="3556000"/>
            <wp:effectExtent l="0" t="0" r="0" b="0"/>
            <wp:docPr id="3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486400" cy="3556000"/>
                    </a:xfrm>
                    <a:prstGeom prst="rect">
                      <a:avLst/>
                    </a:prstGeom>
                    <a:ln/>
                  </pic:spPr>
                </pic:pic>
              </a:graphicData>
            </a:graphic>
          </wp:inline>
        </w:drawing>
      </w:r>
    </w:p>
    <w:p w14:paraId="2E5AD9DA" w14:textId="77777777" w:rsidR="00B26763" w:rsidRDefault="00B26763" w:rsidP="00B26763">
      <w:pPr>
        <w:rPr>
          <w:rFonts w:ascii="Arial" w:eastAsia="Arial" w:hAnsi="Arial" w:cs="Arial"/>
        </w:rPr>
      </w:pPr>
    </w:p>
    <w:p w14:paraId="6E644DAB" w14:textId="77777777" w:rsidR="00B26763" w:rsidRDefault="00B26763" w:rsidP="00B26763">
      <w:pPr>
        <w:rPr>
          <w:rFonts w:ascii="Arial" w:eastAsia="Arial" w:hAnsi="Arial" w:cs="Arial"/>
        </w:rPr>
      </w:pPr>
    </w:p>
    <w:p w14:paraId="19049248" w14:textId="77777777" w:rsidR="00B26763" w:rsidRDefault="00B26763" w:rsidP="00B26763">
      <w:pPr>
        <w:numPr>
          <w:ilvl w:val="0"/>
          <w:numId w:val="12"/>
        </w:numPr>
        <w:rPr>
          <w:rFonts w:ascii="Arial" w:eastAsia="Arial" w:hAnsi="Arial" w:cs="Arial"/>
        </w:rPr>
      </w:pPr>
      <w:r>
        <w:rPr>
          <w:rFonts w:ascii="Arial" w:eastAsia="Arial" w:hAnsi="Arial" w:cs="Arial"/>
        </w:rPr>
        <w:t xml:space="preserve">Click here to go to </w:t>
      </w:r>
      <w:hyperlink w:anchor="_heading=h.htustfaiw9zs">
        <w:r>
          <w:rPr>
            <w:rFonts w:ascii="Arial" w:eastAsia="Arial" w:hAnsi="Arial" w:cs="Arial"/>
            <w:color w:val="1155CC"/>
            <w:u w:val="single"/>
          </w:rPr>
          <w:t>Payment Interface</w:t>
        </w:r>
      </w:hyperlink>
    </w:p>
    <w:p w14:paraId="5F6CA30E" w14:textId="77777777" w:rsidR="00B26763" w:rsidRDefault="00B26763" w:rsidP="00B26763">
      <w:pPr>
        <w:ind w:left="720"/>
        <w:rPr>
          <w:rFonts w:ascii="Arial" w:eastAsia="Arial" w:hAnsi="Arial" w:cs="Arial"/>
        </w:rPr>
      </w:pPr>
      <w:r>
        <w:rPr>
          <w:rFonts w:ascii="Arial" w:eastAsia="Arial" w:hAnsi="Arial" w:cs="Arial"/>
          <w:noProof/>
        </w:rPr>
        <w:drawing>
          <wp:inline distT="114300" distB="114300" distL="114300" distR="114300" wp14:anchorId="4A665CE3" wp14:editId="54064AFA">
            <wp:extent cx="5486400" cy="4127500"/>
            <wp:effectExtent l="0" t="0" r="0" b="0"/>
            <wp:docPr id="3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486400" cy="4127500"/>
                    </a:xfrm>
                    <a:prstGeom prst="rect">
                      <a:avLst/>
                    </a:prstGeom>
                    <a:ln/>
                  </pic:spPr>
                </pic:pic>
              </a:graphicData>
            </a:graphic>
          </wp:inline>
        </w:drawing>
      </w:r>
    </w:p>
    <w:p w14:paraId="65B83430" w14:textId="77777777" w:rsidR="00B26763" w:rsidRDefault="00B26763" w:rsidP="00B26763">
      <w:pPr>
        <w:ind w:left="720"/>
        <w:rPr>
          <w:rFonts w:ascii="Arial" w:eastAsia="Arial" w:hAnsi="Arial" w:cs="Arial"/>
        </w:rPr>
      </w:pPr>
    </w:p>
    <w:p w14:paraId="66B7090D" w14:textId="77777777" w:rsidR="00B26763" w:rsidRDefault="00B26763" w:rsidP="00B26763">
      <w:pPr>
        <w:ind w:left="720"/>
        <w:rPr>
          <w:rFonts w:ascii="Arial" w:eastAsia="Arial" w:hAnsi="Arial" w:cs="Arial"/>
        </w:rPr>
      </w:pPr>
    </w:p>
    <w:p w14:paraId="16E31BFB" w14:textId="77777777" w:rsidR="00B26763" w:rsidRPr="00B26763" w:rsidRDefault="00B26763" w:rsidP="00B26763">
      <w:pPr>
        <w:numPr>
          <w:ilvl w:val="0"/>
          <w:numId w:val="12"/>
        </w:numPr>
        <w:rPr>
          <w:rFonts w:ascii="Arial" w:eastAsia="Arial" w:hAnsi="Arial" w:cs="Arial"/>
        </w:rPr>
      </w:pPr>
      <w:r>
        <w:rPr>
          <w:rFonts w:ascii="Arial" w:eastAsia="Arial" w:hAnsi="Arial" w:cs="Arial"/>
        </w:rPr>
        <w:t xml:space="preserve">Click here to go to </w:t>
      </w:r>
      <w:hyperlink w:anchor="_heading=h.oe48dchpv629">
        <w:r>
          <w:rPr>
            <w:rFonts w:ascii="Arial" w:eastAsia="Arial" w:hAnsi="Arial" w:cs="Arial"/>
            <w:color w:val="1155CC"/>
            <w:u w:val="single"/>
          </w:rPr>
          <w:t>Desk Assistant Interface</w:t>
        </w:r>
      </w:hyperlink>
    </w:p>
    <w:p w14:paraId="21B52103" w14:textId="77777777" w:rsidR="00B26763" w:rsidRDefault="00B26763" w:rsidP="00B26763">
      <w:pPr>
        <w:ind w:left="720"/>
        <w:rPr>
          <w:rFonts w:ascii="Arial" w:eastAsia="Arial" w:hAnsi="Arial" w:cs="Arial"/>
        </w:rPr>
      </w:pPr>
    </w:p>
    <w:p w14:paraId="3CC025BD" w14:textId="77777777" w:rsidR="00B26763" w:rsidRDefault="00B26763" w:rsidP="00B26763">
      <w:pPr>
        <w:ind w:left="720"/>
        <w:rPr>
          <w:rFonts w:ascii="Arial" w:eastAsia="Arial" w:hAnsi="Arial" w:cs="Arial"/>
        </w:rPr>
      </w:pPr>
      <w:r>
        <w:rPr>
          <w:rFonts w:ascii="Arial" w:eastAsia="Arial" w:hAnsi="Arial" w:cs="Arial"/>
          <w:noProof/>
        </w:rPr>
        <w:drawing>
          <wp:inline distT="114300" distB="114300" distL="114300" distR="114300" wp14:anchorId="107742D9" wp14:editId="4A4C3322">
            <wp:extent cx="5486400" cy="5664200"/>
            <wp:effectExtent l="0" t="0" r="0" b="0"/>
            <wp:docPr id="5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486400" cy="5664200"/>
                    </a:xfrm>
                    <a:prstGeom prst="rect">
                      <a:avLst/>
                    </a:prstGeom>
                    <a:ln/>
                  </pic:spPr>
                </pic:pic>
              </a:graphicData>
            </a:graphic>
          </wp:inline>
        </w:drawing>
      </w:r>
    </w:p>
    <w:p w14:paraId="32749F99" w14:textId="77777777" w:rsidR="00B26763" w:rsidRDefault="00B26763" w:rsidP="00B26763">
      <w:pPr>
        <w:ind w:left="720"/>
        <w:rPr>
          <w:rFonts w:ascii="Arial" w:eastAsia="Arial" w:hAnsi="Arial" w:cs="Arial"/>
        </w:rPr>
      </w:pPr>
    </w:p>
    <w:p w14:paraId="3F1B858D" w14:textId="77777777" w:rsidR="00B26763" w:rsidRDefault="00B26763" w:rsidP="00B26763">
      <w:pPr>
        <w:ind w:left="720"/>
        <w:rPr>
          <w:rFonts w:ascii="Arial" w:eastAsia="Arial" w:hAnsi="Arial" w:cs="Arial"/>
        </w:rPr>
      </w:pPr>
    </w:p>
    <w:p w14:paraId="1DDF4B51" w14:textId="77777777" w:rsidR="00B26763" w:rsidRDefault="00B26763" w:rsidP="00B26763">
      <w:pPr>
        <w:ind w:left="720"/>
        <w:rPr>
          <w:rFonts w:ascii="Arial" w:eastAsia="Arial" w:hAnsi="Arial" w:cs="Arial"/>
        </w:rPr>
      </w:pPr>
    </w:p>
    <w:p w14:paraId="1A5914C8" w14:textId="77777777" w:rsidR="00B26763" w:rsidRDefault="00B26763" w:rsidP="00B26763">
      <w:pPr>
        <w:ind w:left="720"/>
        <w:rPr>
          <w:rFonts w:ascii="Arial" w:eastAsia="Arial" w:hAnsi="Arial" w:cs="Arial"/>
        </w:rPr>
      </w:pPr>
    </w:p>
    <w:p w14:paraId="667EF287" w14:textId="77777777" w:rsidR="00B26763" w:rsidRDefault="00B26763" w:rsidP="00B26763">
      <w:pPr>
        <w:ind w:left="720"/>
        <w:rPr>
          <w:rFonts w:ascii="Arial" w:eastAsia="Arial" w:hAnsi="Arial" w:cs="Arial"/>
        </w:rPr>
      </w:pPr>
    </w:p>
    <w:p w14:paraId="2F2B15E3" w14:textId="77777777" w:rsidR="00B26763" w:rsidRDefault="00B26763" w:rsidP="00B26763">
      <w:pPr>
        <w:ind w:left="720"/>
        <w:rPr>
          <w:rFonts w:ascii="Arial" w:eastAsia="Arial" w:hAnsi="Arial" w:cs="Arial"/>
        </w:rPr>
      </w:pPr>
    </w:p>
    <w:p w14:paraId="22F36E13" w14:textId="77777777" w:rsidR="00B26763" w:rsidRDefault="00B26763" w:rsidP="00B26763">
      <w:pPr>
        <w:ind w:left="720"/>
        <w:rPr>
          <w:rFonts w:ascii="Arial" w:eastAsia="Arial" w:hAnsi="Arial" w:cs="Arial"/>
        </w:rPr>
      </w:pPr>
    </w:p>
    <w:p w14:paraId="6FD282C0" w14:textId="77777777" w:rsidR="00B26763" w:rsidRDefault="00B26763" w:rsidP="00B26763">
      <w:pPr>
        <w:ind w:left="720"/>
        <w:rPr>
          <w:rFonts w:ascii="Arial" w:eastAsia="Arial" w:hAnsi="Arial" w:cs="Arial"/>
        </w:rPr>
      </w:pPr>
    </w:p>
    <w:p w14:paraId="79EEF443" w14:textId="77777777" w:rsidR="00B26763" w:rsidRDefault="00B26763" w:rsidP="00B26763">
      <w:pPr>
        <w:ind w:left="720"/>
        <w:rPr>
          <w:rFonts w:ascii="Arial" w:eastAsia="Arial" w:hAnsi="Arial" w:cs="Arial"/>
        </w:rPr>
      </w:pPr>
    </w:p>
    <w:p w14:paraId="5F1D9990" w14:textId="77777777" w:rsidR="00B26763" w:rsidRDefault="00B26763" w:rsidP="00B26763">
      <w:pPr>
        <w:ind w:left="720"/>
        <w:rPr>
          <w:rFonts w:ascii="Arial" w:eastAsia="Arial" w:hAnsi="Arial" w:cs="Arial"/>
        </w:rPr>
      </w:pPr>
    </w:p>
    <w:p w14:paraId="0D990075" w14:textId="77777777" w:rsidR="00B26763" w:rsidRDefault="00B26763" w:rsidP="00B26763">
      <w:pPr>
        <w:ind w:left="720"/>
        <w:rPr>
          <w:rFonts w:ascii="Arial" w:eastAsia="Arial" w:hAnsi="Arial" w:cs="Arial"/>
        </w:rPr>
      </w:pPr>
    </w:p>
    <w:p w14:paraId="41B3457F" w14:textId="77777777" w:rsidR="00B26763" w:rsidRDefault="00B26763" w:rsidP="00B26763">
      <w:pPr>
        <w:ind w:left="720"/>
        <w:rPr>
          <w:rFonts w:ascii="Arial" w:eastAsia="Arial" w:hAnsi="Arial" w:cs="Arial"/>
        </w:rPr>
      </w:pPr>
    </w:p>
    <w:p w14:paraId="157DED6F" w14:textId="77777777" w:rsidR="00B26763" w:rsidRDefault="00B26763" w:rsidP="00B26763">
      <w:pPr>
        <w:ind w:left="720"/>
        <w:rPr>
          <w:rFonts w:ascii="Arial" w:eastAsia="Arial" w:hAnsi="Arial" w:cs="Arial"/>
        </w:rPr>
      </w:pPr>
    </w:p>
    <w:p w14:paraId="1B0A7C11" w14:textId="77777777" w:rsidR="00B26763" w:rsidRDefault="00B26763" w:rsidP="00B26763">
      <w:pPr>
        <w:ind w:left="720"/>
        <w:rPr>
          <w:rFonts w:ascii="Arial" w:eastAsia="Arial" w:hAnsi="Arial" w:cs="Arial"/>
        </w:rPr>
      </w:pPr>
    </w:p>
    <w:p w14:paraId="7C464940" w14:textId="77777777" w:rsidR="00B26763" w:rsidRDefault="00B26763" w:rsidP="00B26763">
      <w:pPr>
        <w:ind w:left="720"/>
        <w:rPr>
          <w:rFonts w:ascii="Arial" w:eastAsia="Arial" w:hAnsi="Arial" w:cs="Arial"/>
        </w:rPr>
      </w:pPr>
    </w:p>
    <w:p w14:paraId="2F751B7B" w14:textId="77777777" w:rsidR="00B26763" w:rsidRDefault="00B26763" w:rsidP="00B26763">
      <w:pPr>
        <w:numPr>
          <w:ilvl w:val="0"/>
          <w:numId w:val="12"/>
        </w:numPr>
        <w:rPr>
          <w:rFonts w:ascii="Arial" w:eastAsia="Arial" w:hAnsi="Arial" w:cs="Arial"/>
        </w:rPr>
      </w:pPr>
      <w:r>
        <w:rPr>
          <w:rFonts w:ascii="Arial" w:eastAsia="Arial" w:hAnsi="Arial" w:cs="Arial"/>
        </w:rPr>
        <w:t xml:space="preserve">Click here to go to </w:t>
      </w:r>
      <w:hyperlink w:anchor="_heading=h.sq9ce6n998bi">
        <w:r>
          <w:rPr>
            <w:rFonts w:ascii="Arial" w:eastAsia="Arial" w:hAnsi="Arial" w:cs="Arial"/>
            <w:color w:val="1155CC"/>
            <w:u w:val="single"/>
          </w:rPr>
          <w:t>Custodian Interface</w:t>
        </w:r>
      </w:hyperlink>
    </w:p>
    <w:p w14:paraId="3AAC01A5" w14:textId="77777777" w:rsidR="00B26763" w:rsidRDefault="00B26763" w:rsidP="00B26763">
      <w:pPr>
        <w:ind w:left="720"/>
        <w:rPr>
          <w:rFonts w:ascii="Arial" w:eastAsia="Arial" w:hAnsi="Arial" w:cs="Arial"/>
        </w:rPr>
      </w:pPr>
      <w:r>
        <w:rPr>
          <w:rFonts w:ascii="Arial" w:eastAsia="Arial" w:hAnsi="Arial" w:cs="Arial"/>
          <w:noProof/>
        </w:rPr>
        <w:drawing>
          <wp:inline distT="114300" distB="114300" distL="114300" distR="114300" wp14:anchorId="685270F2" wp14:editId="3DC3ECB3">
            <wp:extent cx="5486400" cy="3962400"/>
            <wp:effectExtent l="0" t="0" r="0" b="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486400" cy="3962400"/>
                    </a:xfrm>
                    <a:prstGeom prst="rect">
                      <a:avLst/>
                    </a:prstGeom>
                    <a:ln/>
                  </pic:spPr>
                </pic:pic>
              </a:graphicData>
            </a:graphic>
          </wp:inline>
        </w:drawing>
      </w:r>
    </w:p>
    <w:p w14:paraId="73C7E71D" w14:textId="77777777" w:rsidR="00B26763" w:rsidRDefault="00B26763" w:rsidP="00B26763">
      <w:pPr>
        <w:ind w:left="720"/>
        <w:rPr>
          <w:rFonts w:ascii="Arial" w:eastAsia="Arial" w:hAnsi="Arial" w:cs="Arial"/>
        </w:rPr>
      </w:pPr>
    </w:p>
    <w:p w14:paraId="56FA2B03" w14:textId="77777777" w:rsidR="00B26763" w:rsidRDefault="00B26763" w:rsidP="00B26763">
      <w:pPr>
        <w:rPr>
          <w:rFonts w:ascii="Arial" w:eastAsia="Arial" w:hAnsi="Arial" w:cs="Arial"/>
        </w:rPr>
      </w:pPr>
    </w:p>
    <w:p w14:paraId="5650E615" w14:textId="77777777" w:rsidR="00B26763" w:rsidRDefault="00B26763" w:rsidP="00B26763">
      <w:pPr>
        <w:rPr>
          <w:rFonts w:ascii="Arial" w:eastAsia="Arial" w:hAnsi="Arial" w:cs="Arial"/>
        </w:rPr>
      </w:pPr>
    </w:p>
    <w:p w14:paraId="7897A538" w14:textId="77777777" w:rsidR="00B26763" w:rsidRDefault="00B26763" w:rsidP="00B26763">
      <w:pPr>
        <w:rPr>
          <w:rFonts w:ascii="Arial" w:eastAsia="Arial" w:hAnsi="Arial" w:cs="Arial"/>
        </w:rPr>
      </w:pPr>
    </w:p>
    <w:p w14:paraId="6CAA3D44" w14:textId="77777777" w:rsidR="00B26763" w:rsidRDefault="00B26763" w:rsidP="00B26763">
      <w:pPr>
        <w:rPr>
          <w:rFonts w:ascii="Arial" w:eastAsia="Arial" w:hAnsi="Arial" w:cs="Arial"/>
        </w:rPr>
      </w:pPr>
    </w:p>
    <w:p w14:paraId="59FD5782" w14:textId="77777777" w:rsidR="00B26763" w:rsidRDefault="00B26763" w:rsidP="00B26763">
      <w:pPr>
        <w:rPr>
          <w:rFonts w:ascii="Arial" w:eastAsia="Arial" w:hAnsi="Arial" w:cs="Arial"/>
        </w:rPr>
      </w:pPr>
    </w:p>
    <w:p w14:paraId="6712EF2A" w14:textId="77777777" w:rsidR="00B26763" w:rsidRDefault="00B26763" w:rsidP="00B26763">
      <w:pPr>
        <w:rPr>
          <w:rFonts w:ascii="Arial" w:eastAsia="Arial" w:hAnsi="Arial" w:cs="Arial"/>
        </w:rPr>
      </w:pPr>
    </w:p>
    <w:p w14:paraId="5C6E0F66" w14:textId="77777777" w:rsidR="00B26763" w:rsidRDefault="00B26763" w:rsidP="00B26763">
      <w:pPr>
        <w:rPr>
          <w:rFonts w:ascii="Arial" w:eastAsia="Arial" w:hAnsi="Arial" w:cs="Arial"/>
        </w:rPr>
      </w:pPr>
    </w:p>
    <w:p w14:paraId="0551A08A" w14:textId="77777777" w:rsidR="00B26763" w:rsidRDefault="00B26763" w:rsidP="00B26763">
      <w:pPr>
        <w:rPr>
          <w:rFonts w:ascii="Arial" w:eastAsia="Arial" w:hAnsi="Arial" w:cs="Arial"/>
        </w:rPr>
      </w:pPr>
    </w:p>
    <w:p w14:paraId="27887180" w14:textId="77777777" w:rsidR="00B26763" w:rsidRDefault="00B26763" w:rsidP="00B26763">
      <w:pPr>
        <w:rPr>
          <w:rFonts w:ascii="Arial" w:eastAsia="Arial" w:hAnsi="Arial" w:cs="Arial"/>
        </w:rPr>
      </w:pPr>
    </w:p>
    <w:p w14:paraId="38770B26" w14:textId="77777777" w:rsidR="00B26763" w:rsidRDefault="00B26763" w:rsidP="00B26763">
      <w:pPr>
        <w:rPr>
          <w:rFonts w:ascii="Arial" w:eastAsia="Arial" w:hAnsi="Arial" w:cs="Arial"/>
        </w:rPr>
      </w:pPr>
    </w:p>
    <w:p w14:paraId="49F38DDE" w14:textId="77777777" w:rsidR="00B26763" w:rsidRDefault="00B26763" w:rsidP="00B26763">
      <w:pPr>
        <w:rPr>
          <w:rFonts w:ascii="Arial" w:eastAsia="Arial" w:hAnsi="Arial" w:cs="Arial"/>
        </w:rPr>
      </w:pPr>
    </w:p>
    <w:p w14:paraId="1F96480E" w14:textId="77777777" w:rsidR="00B26763" w:rsidRDefault="00B26763" w:rsidP="00B26763">
      <w:pPr>
        <w:rPr>
          <w:rFonts w:ascii="Arial" w:eastAsia="Arial" w:hAnsi="Arial" w:cs="Arial"/>
        </w:rPr>
      </w:pPr>
    </w:p>
    <w:p w14:paraId="635702B9" w14:textId="77777777" w:rsidR="00B26763" w:rsidRDefault="00B26763" w:rsidP="00B26763">
      <w:pPr>
        <w:rPr>
          <w:rFonts w:ascii="Arial" w:eastAsia="Arial" w:hAnsi="Arial" w:cs="Arial"/>
        </w:rPr>
      </w:pPr>
    </w:p>
    <w:p w14:paraId="1C10518B" w14:textId="77777777" w:rsidR="00B26763" w:rsidRDefault="00B26763" w:rsidP="00B26763">
      <w:pPr>
        <w:rPr>
          <w:rFonts w:ascii="Arial" w:eastAsia="Arial" w:hAnsi="Arial" w:cs="Arial"/>
        </w:rPr>
      </w:pPr>
    </w:p>
    <w:p w14:paraId="39150F46" w14:textId="77777777" w:rsidR="00B26763" w:rsidRDefault="00B26763" w:rsidP="00B26763">
      <w:pPr>
        <w:ind w:left="720"/>
        <w:rPr>
          <w:rFonts w:ascii="Arial" w:eastAsia="Arial" w:hAnsi="Arial" w:cs="Arial"/>
        </w:rPr>
      </w:pPr>
    </w:p>
    <w:p w14:paraId="77F7B8BB" w14:textId="77777777" w:rsidR="00B26763" w:rsidRDefault="00B26763" w:rsidP="00B26763">
      <w:pPr>
        <w:rPr>
          <w:rFonts w:ascii="Arial" w:eastAsia="Arial" w:hAnsi="Arial" w:cs="Arial"/>
        </w:rPr>
      </w:pPr>
    </w:p>
    <w:p w14:paraId="7576E8FF" w14:textId="77777777" w:rsidR="00B26763" w:rsidRDefault="00B26763" w:rsidP="00B26763">
      <w:pPr>
        <w:pStyle w:val="Heading1"/>
      </w:pPr>
      <w:bookmarkStart w:id="11" w:name="_heading=h.1t3h5sf" w:colFirst="0" w:colLast="0"/>
      <w:bookmarkStart w:id="12" w:name="_Toc27381438"/>
      <w:bookmarkEnd w:id="11"/>
      <w:commentRangeStart w:id="13"/>
      <w:r>
        <w:lastRenderedPageBreak/>
        <w:t>Software Usage</w:t>
      </w:r>
      <w:bookmarkEnd w:id="12"/>
      <w:commentRangeEnd w:id="13"/>
      <w:r w:rsidR="00F475F7">
        <w:rPr>
          <w:rStyle w:val="CommentReference"/>
          <w:rFonts w:ascii="Times New Roman" w:hAnsi="Times New Roman" w:cs="Times New Roman"/>
          <w:u w:val="none"/>
        </w:rPr>
        <w:commentReference w:id="13"/>
      </w:r>
    </w:p>
    <w:p w14:paraId="6DD583A2" w14:textId="77777777" w:rsidR="00B26763" w:rsidRDefault="00B26763" w:rsidP="00B26763"/>
    <w:p w14:paraId="3327C794" w14:textId="77777777" w:rsidR="00B26763" w:rsidRDefault="00B26763" w:rsidP="00B26763">
      <w:pPr>
        <w:pStyle w:val="Heading3"/>
        <w:spacing w:line="480" w:lineRule="auto"/>
        <w:ind w:left="0"/>
        <w:rPr>
          <w:b/>
          <w:color w:val="0000FF"/>
          <w:sz w:val="24"/>
          <w:highlight w:val="yellow"/>
        </w:rPr>
      </w:pPr>
      <w:bookmarkStart w:id="14" w:name="_heading=h.4d34og8" w:colFirst="0" w:colLast="0"/>
      <w:bookmarkStart w:id="15" w:name="_Toc27381439"/>
      <w:bookmarkEnd w:id="14"/>
      <w:r>
        <w:rPr>
          <w:b/>
          <w:color w:val="0000FF"/>
          <w:sz w:val="24"/>
          <w:highlight w:val="yellow"/>
        </w:rPr>
        <w:t>Main menu</w:t>
      </w:r>
      <w:bookmarkEnd w:id="15"/>
    </w:p>
    <w:p w14:paraId="182037A2" w14:textId="77777777" w:rsidR="00B26763" w:rsidRDefault="00B26763" w:rsidP="00B26763">
      <w:pPr>
        <w:spacing w:line="480" w:lineRule="auto"/>
        <w:ind w:firstLine="720"/>
      </w:pPr>
      <w:r>
        <w:t xml:space="preserve">The Main Menu interface is the start of the software. It is used as a welcome screen. It describes the resort that will take place as a strategy to gain the interests of potential customers. The screen is also accompanied by a “login” and a “sign-up” button. </w:t>
      </w:r>
    </w:p>
    <w:p w14:paraId="2703048A" w14:textId="77777777" w:rsidR="00B26763" w:rsidRDefault="00B26763" w:rsidP="00B26763">
      <w:pPr>
        <w:pStyle w:val="Heading3"/>
        <w:spacing w:line="480" w:lineRule="auto"/>
        <w:ind w:left="0"/>
        <w:rPr>
          <w:sz w:val="24"/>
        </w:rPr>
      </w:pPr>
      <w:bookmarkStart w:id="16" w:name="_heading=h.d1humsw7snrp" w:colFirst="0" w:colLast="0"/>
      <w:bookmarkStart w:id="17" w:name="_heading=h.pmfu9o7wwdpe" w:colFirst="0" w:colLast="0"/>
      <w:bookmarkEnd w:id="16"/>
      <w:bookmarkEnd w:id="17"/>
    </w:p>
    <w:p w14:paraId="39D1EEEF" w14:textId="77777777" w:rsidR="00B26763" w:rsidRDefault="00B26763" w:rsidP="00B26763">
      <w:pPr>
        <w:pStyle w:val="Heading3"/>
        <w:spacing w:line="480" w:lineRule="auto"/>
        <w:ind w:left="0"/>
        <w:rPr>
          <w:b/>
          <w:color w:val="0000FF"/>
          <w:sz w:val="24"/>
          <w:highlight w:val="yellow"/>
        </w:rPr>
      </w:pPr>
      <w:bookmarkStart w:id="18" w:name="_Toc27381440"/>
      <w:r>
        <w:rPr>
          <w:b/>
          <w:color w:val="0000FF"/>
          <w:sz w:val="24"/>
          <w:highlight w:val="yellow"/>
        </w:rPr>
        <w:t>Sign-up Interface</w:t>
      </w:r>
      <w:bookmarkEnd w:id="18"/>
    </w:p>
    <w:p w14:paraId="45C827A2" w14:textId="77777777" w:rsidR="00B26763" w:rsidRDefault="00B26763" w:rsidP="00B26763">
      <w:pPr>
        <w:spacing w:line="480" w:lineRule="auto"/>
        <w:ind w:firstLine="720"/>
      </w:pPr>
      <w:r>
        <w:t>The Sign-up interface can be accessed from the Main Menu interface. As the interface title suggests, it is used to create an account for customers that are interested in joining the resort. The interface expects  (Name=”Romanov Andre”, Username=”Manov06</w:t>
      </w:r>
      <w:commentRangeStart w:id="19"/>
      <w:r>
        <w:t>”, Email=”romanovandre05@gmail.com</w:t>
      </w:r>
      <w:commentRangeEnd w:id="19"/>
      <w:r w:rsidR="00F475F7">
        <w:rPr>
          <w:rStyle w:val="CommentReference"/>
        </w:rPr>
        <w:commentReference w:id="19"/>
      </w:r>
      <w:r>
        <w:t>”, Phone number=”954-600-0000”, Password=”1234”, Pin=”4321”, Street=”10501 FGCU Lake Pkwy”, City=”Fort Myers”, State=”Florida”, Postal code=”33965”, Country=”USA”) as user input in order to successfully create an account.</w:t>
      </w:r>
    </w:p>
    <w:p w14:paraId="2AA53F67" w14:textId="77777777" w:rsidR="00B26763" w:rsidRDefault="00B26763" w:rsidP="00B26763">
      <w:pPr>
        <w:pStyle w:val="Heading3"/>
        <w:spacing w:line="480" w:lineRule="auto"/>
        <w:ind w:left="0"/>
        <w:rPr>
          <w:b/>
          <w:color w:val="0000FF"/>
          <w:sz w:val="24"/>
          <w:highlight w:val="yellow"/>
        </w:rPr>
      </w:pPr>
      <w:bookmarkStart w:id="20" w:name="_heading=h.uo6ydf6txufq" w:colFirst="0" w:colLast="0"/>
      <w:bookmarkEnd w:id="20"/>
    </w:p>
    <w:p w14:paraId="207E2C2F" w14:textId="77777777" w:rsidR="00B26763" w:rsidRDefault="00B26763" w:rsidP="00B26763">
      <w:pPr>
        <w:pStyle w:val="Heading3"/>
        <w:spacing w:line="480" w:lineRule="auto"/>
        <w:ind w:left="0"/>
        <w:rPr>
          <w:b/>
          <w:color w:val="0000FF"/>
          <w:sz w:val="24"/>
          <w:highlight w:val="yellow"/>
        </w:rPr>
      </w:pPr>
      <w:bookmarkStart w:id="21" w:name="_Toc27381441"/>
      <w:r>
        <w:rPr>
          <w:b/>
          <w:color w:val="0000FF"/>
          <w:sz w:val="24"/>
          <w:highlight w:val="yellow"/>
        </w:rPr>
        <w:t>Sign-in Interface</w:t>
      </w:r>
      <w:bookmarkEnd w:id="21"/>
    </w:p>
    <w:p w14:paraId="2371D1C8" w14:textId="77777777" w:rsidR="00B26763" w:rsidRDefault="00B26763" w:rsidP="00B26763">
      <w:pPr>
        <w:spacing w:line="480" w:lineRule="auto"/>
        <w:ind w:firstLine="720"/>
      </w:pPr>
      <w:r>
        <w:t>The Sign-in interface can also be accessed from the Main interface. As the interface title suggests, it is used to allow owners/customers/desk assistants/custodians to access their account. The interface expects a (Username="Manov05", Password="1234", Role</w:t>
      </w:r>
      <w:proofErr w:type="gramStart"/>
      <w:r>
        <w:t>=”Customer</w:t>
      </w:r>
      <w:proofErr w:type="gramEnd"/>
      <w:r>
        <w:t>”) as user input in order to log-in an account.</w:t>
      </w:r>
    </w:p>
    <w:p w14:paraId="60899CCD" w14:textId="77777777" w:rsidR="00B26763" w:rsidRDefault="00B26763" w:rsidP="00B26763">
      <w:pPr>
        <w:pStyle w:val="Heading3"/>
        <w:spacing w:line="480" w:lineRule="auto"/>
        <w:ind w:left="0"/>
        <w:rPr>
          <w:sz w:val="24"/>
        </w:rPr>
      </w:pPr>
      <w:bookmarkStart w:id="22" w:name="_heading=h.ephzt82lbb8e" w:colFirst="0" w:colLast="0"/>
      <w:bookmarkEnd w:id="22"/>
    </w:p>
    <w:p w14:paraId="1A5158B0" w14:textId="77777777" w:rsidR="00B26763" w:rsidRDefault="00B26763" w:rsidP="00B26763">
      <w:pPr>
        <w:pStyle w:val="Heading3"/>
        <w:spacing w:line="480" w:lineRule="auto"/>
        <w:ind w:left="0"/>
        <w:rPr>
          <w:b/>
          <w:color w:val="0000FF"/>
          <w:sz w:val="24"/>
          <w:highlight w:val="yellow"/>
        </w:rPr>
      </w:pPr>
      <w:bookmarkStart w:id="23" w:name="_heading=h.jztkibjgylhq" w:colFirst="0" w:colLast="0"/>
      <w:bookmarkStart w:id="24" w:name="_Toc27381442"/>
      <w:bookmarkEnd w:id="23"/>
      <w:r>
        <w:rPr>
          <w:b/>
          <w:color w:val="0000FF"/>
          <w:sz w:val="24"/>
          <w:highlight w:val="yellow"/>
        </w:rPr>
        <w:t>Owner Interface</w:t>
      </w:r>
      <w:bookmarkEnd w:id="24"/>
    </w:p>
    <w:p w14:paraId="3DC42736" w14:textId="77777777" w:rsidR="00B26763" w:rsidRDefault="00B26763" w:rsidP="00B26763">
      <w:pPr>
        <w:spacing w:line="480" w:lineRule="auto"/>
        <w:ind w:firstLine="720"/>
      </w:pPr>
      <w:r>
        <w:t xml:space="preserve">The Owner interface can be accessed from the Sign-in interface. The interface allows an owner to perform several actions. An “Account Management” tab, which can be used to modify a </w:t>
      </w:r>
      <w:proofErr w:type="gramStart"/>
      <w:r>
        <w:t>customers</w:t>
      </w:r>
      <w:proofErr w:type="gramEnd"/>
      <w:r>
        <w:t>’ password, in a scenario where he or she were to forget it. This action requires (Username</w:t>
      </w:r>
      <w:proofErr w:type="gramStart"/>
      <w:r>
        <w:t>=”Manov</w:t>
      </w:r>
      <w:proofErr w:type="gramEnd"/>
      <w:r>
        <w:t>05”, Pin=”4321”, Role=”Customer”) as user input in order to be completed. A “Transaction Details” tab, which provides a detailed report of customers that have joined the resort and booked a room at the hotel. Also, a report status of each room in the hotel, which can be used to keep track of employees to ensure they are on task. Lastly, an “Add Employee” tab, which can be used to create an account for new employees such as (receptionists and custodians). This action requires (Name</w:t>
      </w:r>
      <w:proofErr w:type="gramStart"/>
      <w:r>
        <w:t>=”Employee</w:t>
      </w:r>
      <w:proofErr w:type="gramEnd"/>
      <w:r>
        <w:t>0” Username=”Emp13”, Email=”emp13@gmail.com, Password=”1234”, Role=”Custodian/Desk Assistant”, Pin=”4321”) as user input in order to be completed. The screen is also accompanied by a “logout” button which can be used to sign-out the user.</w:t>
      </w:r>
    </w:p>
    <w:p w14:paraId="29212334" w14:textId="77777777" w:rsidR="00B26763" w:rsidRDefault="00B26763" w:rsidP="00B26763">
      <w:pPr>
        <w:pStyle w:val="Heading2"/>
        <w:spacing w:line="480" w:lineRule="auto"/>
        <w:ind w:firstLine="0"/>
        <w:rPr>
          <w:color w:val="0000FF"/>
          <w:sz w:val="24"/>
          <w:highlight w:val="yellow"/>
        </w:rPr>
      </w:pPr>
      <w:bookmarkStart w:id="25" w:name="_heading=h.owfw02uvw754" w:colFirst="0" w:colLast="0"/>
      <w:bookmarkStart w:id="26" w:name="_Toc27381443"/>
      <w:bookmarkEnd w:id="25"/>
      <w:r>
        <w:rPr>
          <w:color w:val="0000FF"/>
          <w:sz w:val="24"/>
          <w:highlight w:val="yellow"/>
        </w:rPr>
        <w:t>Password Reset Screen</w:t>
      </w:r>
      <w:bookmarkEnd w:id="26"/>
    </w:p>
    <w:p w14:paraId="77503A89" w14:textId="77777777" w:rsidR="00B26763" w:rsidRDefault="00B26763" w:rsidP="00B26763">
      <w:pPr>
        <w:spacing w:line="480" w:lineRule="auto"/>
      </w:pPr>
      <w:r>
        <w:tab/>
        <w:t>Owner can go the password screen by putting the right pin and username and setup a temporary password for the user. User is advised to reset the temporary password right away.</w:t>
      </w:r>
    </w:p>
    <w:p w14:paraId="5BE27FE5" w14:textId="77777777" w:rsidR="00B26763" w:rsidRDefault="00B26763" w:rsidP="00B26763"/>
    <w:p w14:paraId="1B516436" w14:textId="77777777" w:rsidR="00B26763" w:rsidRDefault="00B26763" w:rsidP="00B26763">
      <w:pPr>
        <w:pStyle w:val="Heading3"/>
        <w:spacing w:line="480" w:lineRule="auto"/>
        <w:ind w:left="0"/>
        <w:rPr>
          <w:sz w:val="24"/>
        </w:rPr>
      </w:pPr>
      <w:bookmarkStart w:id="27" w:name="_heading=h.nmzm7zm0d0cs" w:colFirst="0" w:colLast="0"/>
      <w:bookmarkEnd w:id="27"/>
    </w:p>
    <w:p w14:paraId="1C7E344D" w14:textId="77777777" w:rsidR="00B26763" w:rsidRDefault="00B26763" w:rsidP="00B26763">
      <w:pPr>
        <w:pStyle w:val="Heading3"/>
        <w:spacing w:line="480" w:lineRule="auto"/>
        <w:ind w:left="0"/>
        <w:rPr>
          <w:b/>
          <w:color w:val="0000FF"/>
          <w:sz w:val="24"/>
          <w:highlight w:val="yellow"/>
        </w:rPr>
      </w:pPr>
      <w:bookmarkStart w:id="28" w:name="_heading=h.jazaw7a7k3yr" w:colFirst="0" w:colLast="0"/>
      <w:bookmarkStart w:id="29" w:name="_Toc27381444"/>
      <w:bookmarkEnd w:id="28"/>
      <w:r>
        <w:rPr>
          <w:b/>
          <w:color w:val="0000FF"/>
          <w:sz w:val="24"/>
          <w:highlight w:val="yellow"/>
        </w:rPr>
        <w:t>Client Interface</w:t>
      </w:r>
      <w:bookmarkEnd w:id="29"/>
    </w:p>
    <w:p w14:paraId="30A928CB" w14:textId="77777777" w:rsidR="00B26763" w:rsidRDefault="00B26763" w:rsidP="00B26763">
      <w:pPr>
        <w:spacing w:line="480" w:lineRule="auto"/>
        <w:ind w:firstLine="720"/>
      </w:pPr>
      <w:r>
        <w:t xml:space="preserve">The Client interface can also be accessed from the Sign-in interface. The interface allows a client to perform several actions. A “Book Room” tab, which provides hotel </w:t>
      </w:r>
      <w:r>
        <w:lastRenderedPageBreak/>
        <w:t xml:space="preserve">room pictures for a customer to inspect in order to find the best match. Rooms and Date can then be selected based on availability providing (Room Type =”C”, FROM=”12/06/19”, TO=”12/08/19”) as user input. Once provided a client will then be sent to the Payment interface to complete his or her transaction. An “Account Setting” tab, which can be used to modify a client’s password or pin. A (Old Password/Pin=”1234”, New Password/Pin=”5678”, Confirm New Password/Pin=”5678”) provided as user input to complete that action.  Lastly, A “Booking History” tab, which can be used to see all the previous bookings made (unpaid and paid). The tab also </w:t>
      </w:r>
      <w:proofErr w:type="gramStart"/>
      <w:r>
        <w:t>include</w:t>
      </w:r>
      <w:proofErr w:type="gramEnd"/>
      <w:r>
        <w:t xml:space="preserve"> two buttons “Pay Booking” and “Delete Booking” buttons. Which as the name suggests, pays and deletes </w:t>
      </w:r>
      <w:proofErr w:type="gramStart"/>
      <w:r>
        <w:t>bookings.</w:t>
      </w:r>
      <w:proofErr w:type="gramEnd"/>
      <w:r>
        <w:t xml:space="preserve"> The screen is also accompanied by a “logout” button which can be used to sign-out the user.</w:t>
      </w:r>
    </w:p>
    <w:p w14:paraId="648EBDC6" w14:textId="77777777" w:rsidR="00B26763" w:rsidRDefault="00B26763" w:rsidP="00B26763">
      <w:pPr>
        <w:pStyle w:val="Heading3"/>
        <w:spacing w:line="480" w:lineRule="auto"/>
        <w:ind w:left="0"/>
        <w:rPr>
          <w:sz w:val="24"/>
        </w:rPr>
      </w:pPr>
      <w:bookmarkStart w:id="30" w:name="_heading=h.htustfaiw9zs" w:colFirst="0" w:colLast="0"/>
      <w:bookmarkEnd w:id="30"/>
    </w:p>
    <w:p w14:paraId="53134073" w14:textId="77777777" w:rsidR="00B26763" w:rsidRDefault="00B26763" w:rsidP="00B26763">
      <w:pPr>
        <w:pStyle w:val="Heading3"/>
        <w:spacing w:line="480" w:lineRule="auto"/>
        <w:ind w:left="0"/>
        <w:rPr>
          <w:color w:val="0000FF"/>
          <w:sz w:val="24"/>
          <w:highlight w:val="yellow"/>
        </w:rPr>
      </w:pPr>
      <w:bookmarkStart w:id="31" w:name="_heading=h.b12anb323nav" w:colFirst="0" w:colLast="0"/>
      <w:bookmarkStart w:id="32" w:name="_Toc27381445"/>
      <w:bookmarkEnd w:id="31"/>
      <w:r>
        <w:rPr>
          <w:color w:val="0000FF"/>
          <w:sz w:val="24"/>
          <w:highlight w:val="yellow"/>
        </w:rPr>
        <w:t>Payment Interface</w:t>
      </w:r>
      <w:bookmarkEnd w:id="32"/>
    </w:p>
    <w:p w14:paraId="249C6EB8" w14:textId="77777777" w:rsidR="00B26763" w:rsidRDefault="00B26763" w:rsidP="00B26763">
      <w:pPr>
        <w:spacing w:line="480" w:lineRule="auto"/>
        <w:ind w:firstLine="720"/>
      </w:pPr>
      <w:r>
        <w:t>The Payment interface allows customers to make a payment for a booking they made. The actions can be completed by providing (Use a saved Card</w:t>
      </w:r>
      <w:proofErr w:type="gramStart"/>
      <w:r>
        <w:t>=”No</w:t>
      </w:r>
      <w:proofErr w:type="gramEnd"/>
      <w:r>
        <w:t>”, Card Type=”MasterCard”, Card Number=”5555333366667777”, Month=”07”, Year=”24”, CVV=”135”, Postal Code=”33021”, Save Card =”No”) as user input. The screen is also accompanied by a “back” button which can be used to navigate the previous screen.</w:t>
      </w:r>
    </w:p>
    <w:p w14:paraId="205054C0" w14:textId="77777777" w:rsidR="00B26763" w:rsidRDefault="00B26763" w:rsidP="00B26763">
      <w:pPr>
        <w:pStyle w:val="Heading3"/>
        <w:spacing w:line="480" w:lineRule="auto"/>
        <w:ind w:left="0"/>
        <w:rPr>
          <w:sz w:val="24"/>
        </w:rPr>
      </w:pPr>
      <w:bookmarkStart w:id="33" w:name="_heading=h.oe48dchpv629" w:colFirst="0" w:colLast="0"/>
      <w:bookmarkEnd w:id="33"/>
    </w:p>
    <w:p w14:paraId="44CFFD4D" w14:textId="77777777" w:rsidR="00B26763" w:rsidRDefault="00B26763" w:rsidP="00B26763">
      <w:pPr>
        <w:pStyle w:val="Heading3"/>
        <w:spacing w:line="480" w:lineRule="auto"/>
        <w:ind w:left="0"/>
        <w:rPr>
          <w:b/>
          <w:color w:val="0000FF"/>
          <w:sz w:val="24"/>
          <w:highlight w:val="yellow"/>
        </w:rPr>
      </w:pPr>
      <w:bookmarkStart w:id="34" w:name="_heading=h.6fi9eb1auisf" w:colFirst="0" w:colLast="0"/>
      <w:bookmarkStart w:id="35" w:name="_Toc27381446"/>
      <w:bookmarkEnd w:id="34"/>
      <w:commentRangeStart w:id="36"/>
      <w:r>
        <w:rPr>
          <w:b/>
          <w:color w:val="0000FF"/>
          <w:sz w:val="24"/>
          <w:highlight w:val="yellow"/>
        </w:rPr>
        <w:t xml:space="preserve">Desk Assistant </w:t>
      </w:r>
      <w:del w:id="37" w:author="Greenwell, Josiah" w:date="2019-12-16T09:42:00Z">
        <w:r w:rsidDel="00F475F7">
          <w:rPr>
            <w:b/>
            <w:color w:val="0000FF"/>
            <w:sz w:val="24"/>
            <w:highlight w:val="yellow"/>
          </w:rPr>
          <w:delText>Interface</w:delText>
        </w:r>
        <w:bookmarkEnd w:id="35"/>
        <w:commentRangeEnd w:id="36"/>
        <w:r w:rsidR="00F475F7" w:rsidDel="00F475F7">
          <w:rPr>
            <w:rStyle w:val="CommentReference"/>
            <w:rFonts w:ascii="Times New Roman" w:hAnsi="Times New Roman" w:cs="Times New Roman"/>
          </w:rPr>
          <w:commentReference w:id="36"/>
        </w:r>
      </w:del>
      <w:ins w:id="38" w:author="Greenwell, Josiah" w:date="2019-12-16T09:42:00Z">
        <w:r w:rsidR="00F475F7">
          <w:rPr>
            <w:b/>
            <w:color w:val="0000FF"/>
            <w:sz w:val="24"/>
            <w:highlight w:val="yellow"/>
          </w:rPr>
          <w:t>Screen</w:t>
        </w:r>
      </w:ins>
    </w:p>
    <w:p w14:paraId="7A354B9C" w14:textId="77777777" w:rsidR="00F475F7" w:rsidRDefault="00B26763" w:rsidP="00B26763">
      <w:pPr>
        <w:spacing w:line="480" w:lineRule="auto"/>
        <w:ind w:firstLine="720"/>
        <w:rPr>
          <w:ins w:id="39" w:author="Greenwell, Josiah" w:date="2019-12-16T09:44:00Z"/>
        </w:rPr>
      </w:pPr>
      <w:r>
        <w:t xml:space="preserve">The Desk Assistant </w:t>
      </w:r>
      <w:commentRangeStart w:id="40"/>
      <w:del w:id="41" w:author="Greenwell, Josiah" w:date="2019-12-16T09:43:00Z">
        <w:r w:rsidDel="00F475F7">
          <w:delText xml:space="preserve">interface </w:delText>
        </w:r>
      </w:del>
      <w:commentRangeEnd w:id="40"/>
      <w:ins w:id="42" w:author="Greenwell, Josiah" w:date="2019-12-16T09:43:00Z">
        <w:r w:rsidR="00F475F7">
          <w:t>Screen</w:t>
        </w:r>
        <w:r w:rsidR="00F475F7">
          <w:t xml:space="preserve"> </w:t>
        </w:r>
      </w:ins>
      <w:r w:rsidR="00F475F7">
        <w:rPr>
          <w:rStyle w:val="CommentReference"/>
        </w:rPr>
        <w:commentReference w:id="40"/>
      </w:r>
      <w:r>
        <w:t xml:space="preserve">can also be accessed from the Sign-in </w:t>
      </w:r>
      <w:del w:id="43" w:author="Greenwell, Josiah" w:date="2019-12-16T09:43:00Z">
        <w:r w:rsidDel="00F475F7">
          <w:delText>interface</w:delText>
        </w:r>
      </w:del>
      <w:ins w:id="44" w:author="Greenwell, Josiah" w:date="2019-12-16T09:43:00Z">
        <w:r w:rsidR="00F475F7">
          <w:t>Screen</w:t>
        </w:r>
      </w:ins>
      <w:r>
        <w:t>. Th</w:t>
      </w:r>
      <w:del w:id="45" w:author="Greenwell, Josiah" w:date="2019-12-16T09:43:00Z">
        <w:r w:rsidDel="00F475F7">
          <w:delText>e</w:delText>
        </w:r>
      </w:del>
      <w:ins w:id="46" w:author="Greenwell, Josiah" w:date="2019-12-16T09:43:00Z">
        <w:r w:rsidR="00F475F7">
          <w:t xml:space="preserve">e Desk Assistant </w:t>
        </w:r>
      </w:ins>
      <w:del w:id="47" w:author="Greenwell, Josiah" w:date="2019-12-16T09:43:00Z">
        <w:r w:rsidDel="00F475F7">
          <w:delText xml:space="preserve"> interface </w:delText>
        </w:r>
      </w:del>
      <w:r>
        <w:t>allows a receptionist to view a detailed report of bookings made by clients. Th</w:t>
      </w:r>
      <w:del w:id="48" w:author="Greenwell, Josiah" w:date="2019-12-16T09:44:00Z">
        <w:r w:rsidDel="00F475F7">
          <w:delText>e interface</w:delText>
        </w:r>
      </w:del>
      <w:ins w:id="49" w:author="Greenwell, Josiah" w:date="2019-12-16T09:44:00Z">
        <w:r w:rsidR="00F475F7">
          <w:t>is</w:t>
        </w:r>
      </w:ins>
      <w:r>
        <w:t xml:space="preserve"> allows receptionists to help clients with issues they may face when trying to make a booking.  The screen </w:t>
      </w:r>
      <w:del w:id="50" w:author="Greenwell, Josiah" w:date="2019-12-16T09:44:00Z">
        <w:r w:rsidDel="00F475F7">
          <w:delText xml:space="preserve">contains </w:delText>
        </w:r>
      </w:del>
      <w:ins w:id="51" w:author="Greenwell, Josiah" w:date="2019-12-16T09:44:00Z">
        <w:r w:rsidR="00F475F7">
          <w:t xml:space="preserve">allows the following </w:t>
        </w:r>
        <w:commentRangeStart w:id="52"/>
        <w:r w:rsidR="00F475F7">
          <w:t>actions</w:t>
        </w:r>
      </w:ins>
      <w:commentRangeEnd w:id="52"/>
      <w:ins w:id="53" w:author="Greenwell, Josiah" w:date="2019-12-16T09:45:00Z">
        <w:r w:rsidR="00F475F7">
          <w:rPr>
            <w:rStyle w:val="CommentReference"/>
          </w:rPr>
          <w:commentReference w:id="52"/>
        </w:r>
      </w:ins>
      <w:ins w:id="54" w:author="Greenwell, Josiah" w:date="2019-12-16T09:44:00Z">
        <w:r w:rsidR="00F475F7">
          <w:t>:</w:t>
        </w:r>
        <w:r w:rsidR="00F475F7">
          <w:t xml:space="preserve"> </w:t>
        </w:r>
      </w:ins>
    </w:p>
    <w:p w14:paraId="69A29B4D" w14:textId="77777777" w:rsidR="00F475F7" w:rsidRDefault="00F475F7" w:rsidP="00F475F7">
      <w:pPr>
        <w:pStyle w:val="ListParagraph"/>
        <w:numPr>
          <w:ilvl w:val="0"/>
          <w:numId w:val="13"/>
        </w:numPr>
        <w:spacing w:line="480" w:lineRule="auto"/>
        <w:rPr>
          <w:ins w:id="55" w:author="Greenwell, Josiah" w:date="2019-12-16T09:46:00Z"/>
        </w:rPr>
      </w:pPr>
      <w:ins w:id="56" w:author="Greenwell, Josiah" w:date="2019-12-16T09:45:00Z">
        <w:r>
          <w:lastRenderedPageBreak/>
          <w:t>“</w:t>
        </w:r>
      </w:ins>
      <w:commentRangeStart w:id="57"/>
      <w:del w:id="58" w:author="Greenwell, Josiah" w:date="2019-12-16T09:45:00Z">
        <w:r w:rsidR="00B26763" w:rsidDel="00F475F7">
          <w:delText>an</w:delText>
        </w:r>
        <w:commentRangeEnd w:id="57"/>
        <w:r w:rsidDel="00F475F7">
          <w:rPr>
            <w:rStyle w:val="CommentReference"/>
          </w:rPr>
          <w:commentReference w:id="57"/>
        </w:r>
        <w:r w:rsidR="00B26763" w:rsidDel="00F475F7">
          <w:delText xml:space="preserve"> “a</w:delText>
        </w:r>
      </w:del>
      <w:ins w:id="59" w:author="Greenwell, Josiah" w:date="2019-12-16T09:45:00Z">
        <w:r>
          <w:t>A</w:t>
        </w:r>
      </w:ins>
      <w:r w:rsidR="00B26763">
        <w:t xml:space="preserve">ccept </w:t>
      </w:r>
      <w:del w:id="60" w:author="Greenwell, Josiah" w:date="2019-12-16T09:45:00Z">
        <w:r w:rsidR="00B26763" w:rsidDel="00F475F7">
          <w:delText>payment</w:delText>
        </w:r>
      </w:del>
      <w:ins w:id="61" w:author="Greenwell, Josiah" w:date="2019-12-16T09:45:00Z">
        <w:r>
          <w:t>P</w:t>
        </w:r>
        <w:r>
          <w:t>ayment</w:t>
        </w:r>
      </w:ins>
      <w:r w:rsidR="00B26763">
        <w:t xml:space="preserve">” button which </w:t>
      </w:r>
      <w:del w:id="62" w:author="Greenwell, Josiah" w:date="2019-12-16T09:46:00Z">
        <w:r w:rsidR="00B26763" w:rsidDel="00F475F7">
          <w:delText xml:space="preserve">as the name suggests </w:delText>
        </w:r>
      </w:del>
      <w:r w:rsidR="00B26763">
        <w:t>accepts a payment</w:t>
      </w:r>
      <w:del w:id="63" w:author="Greenwell, Josiah" w:date="2019-12-16T09:46:00Z">
        <w:r w:rsidR="00B26763" w:rsidDel="00F475F7">
          <w:delText xml:space="preserve">. Also, a </w:delText>
        </w:r>
      </w:del>
    </w:p>
    <w:p w14:paraId="1E2CCE17" w14:textId="77777777" w:rsidR="00F475F7" w:rsidRDefault="00B26763" w:rsidP="00F475F7">
      <w:pPr>
        <w:pStyle w:val="ListParagraph"/>
        <w:numPr>
          <w:ilvl w:val="0"/>
          <w:numId w:val="13"/>
        </w:numPr>
        <w:spacing w:line="480" w:lineRule="auto"/>
        <w:rPr>
          <w:ins w:id="64" w:author="Greenwell, Josiah" w:date="2019-12-16T09:46:00Z"/>
        </w:rPr>
      </w:pPr>
      <w:r>
        <w:t>“</w:t>
      </w:r>
      <w:del w:id="65" w:author="Greenwell, Josiah" w:date="2019-12-16T09:46:00Z">
        <w:r w:rsidDel="00F475F7">
          <w:delText>check</w:delText>
        </w:r>
      </w:del>
      <w:ins w:id="66" w:author="Greenwell, Josiah" w:date="2019-12-16T09:46:00Z">
        <w:r w:rsidR="00F475F7">
          <w:t>C</w:t>
        </w:r>
        <w:r w:rsidR="00F475F7">
          <w:t>heck</w:t>
        </w:r>
      </w:ins>
      <w:r>
        <w:t xml:space="preserve">-in </w:t>
      </w:r>
      <w:del w:id="67" w:author="Greenwell, Josiah" w:date="2019-12-16T09:46:00Z">
        <w:r w:rsidDel="00F475F7">
          <w:delText>customer</w:delText>
        </w:r>
      </w:del>
      <w:ins w:id="68" w:author="Greenwell, Josiah" w:date="2019-12-16T09:46:00Z">
        <w:r w:rsidR="00F475F7">
          <w:t>C</w:t>
        </w:r>
        <w:r w:rsidR="00F475F7">
          <w:t>ustomer</w:t>
        </w:r>
      </w:ins>
      <w:r>
        <w:t>” button which can be used by a receptionist to book a hotel for a client</w:t>
      </w:r>
      <w:ins w:id="69" w:author="Greenwell, Josiah" w:date="2019-12-16T09:46:00Z">
        <w:r w:rsidR="00F475F7">
          <w:t xml:space="preserve">. This action will then </w:t>
        </w:r>
      </w:ins>
      <w:del w:id="70" w:author="Greenwell, Josiah" w:date="2019-12-16T09:46:00Z">
        <w:r w:rsidDel="00F475F7">
          <w:delText xml:space="preserve"> and the interface would </w:delText>
        </w:r>
      </w:del>
      <w:r>
        <w:t xml:space="preserve">redirect the receptionist to the Payment interface. </w:t>
      </w:r>
      <w:del w:id="71" w:author="Greenwell, Josiah" w:date="2019-12-16T09:46:00Z">
        <w:r w:rsidDel="00F475F7">
          <w:delText xml:space="preserve">Lastly, the screen is also accompanied by a </w:delText>
        </w:r>
      </w:del>
    </w:p>
    <w:p w14:paraId="37EAF829" w14:textId="77777777" w:rsidR="00B26763" w:rsidRDefault="00B26763" w:rsidP="00F475F7">
      <w:pPr>
        <w:pStyle w:val="ListParagraph"/>
        <w:numPr>
          <w:ilvl w:val="0"/>
          <w:numId w:val="13"/>
        </w:numPr>
        <w:spacing w:line="480" w:lineRule="auto"/>
        <w:pPrChange w:id="72" w:author="Greenwell, Josiah" w:date="2019-12-16T09:44:00Z">
          <w:pPr>
            <w:spacing w:line="480" w:lineRule="auto"/>
            <w:ind w:firstLine="720"/>
          </w:pPr>
        </w:pPrChange>
      </w:pPr>
      <w:r>
        <w:t>“</w:t>
      </w:r>
      <w:del w:id="73" w:author="Greenwell, Josiah" w:date="2019-12-16T09:46:00Z">
        <w:r w:rsidDel="00F475F7">
          <w:delText>logout</w:delText>
        </w:r>
      </w:del>
      <w:ins w:id="74" w:author="Greenwell, Josiah" w:date="2019-12-16T09:46:00Z">
        <w:r w:rsidR="00F475F7">
          <w:t>L</w:t>
        </w:r>
        <w:r w:rsidR="00F475F7">
          <w:t>ogout</w:t>
        </w:r>
      </w:ins>
      <w:r>
        <w:t>” button which can be used to sign-out the user</w:t>
      </w:r>
      <w:ins w:id="75" w:author="Greenwell, Josiah" w:date="2019-12-16T09:47:00Z">
        <w:r w:rsidR="00F475F7">
          <w:t xml:space="preserve"> and cancel the transaction</w:t>
        </w:r>
      </w:ins>
      <w:del w:id="76" w:author="Greenwell, Josiah" w:date="2019-12-16T09:47:00Z">
        <w:r w:rsidDel="00F475F7">
          <w:delText>.</w:delText>
        </w:r>
      </w:del>
    </w:p>
    <w:p w14:paraId="4C3F1263" w14:textId="77777777" w:rsidR="00B26763" w:rsidRDefault="00B26763" w:rsidP="00B26763">
      <w:pPr>
        <w:spacing w:line="480" w:lineRule="auto"/>
      </w:pPr>
    </w:p>
    <w:p w14:paraId="2AB14379" w14:textId="77777777" w:rsidR="00B26763" w:rsidRDefault="00B26763" w:rsidP="00B26763">
      <w:pPr>
        <w:pStyle w:val="Heading3"/>
        <w:spacing w:line="480" w:lineRule="auto"/>
        <w:ind w:left="0"/>
        <w:rPr>
          <w:b/>
          <w:color w:val="0000FF"/>
          <w:sz w:val="24"/>
          <w:highlight w:val="yellow"/>
        </w:rPr>
      </w:pPr>
      <w:bookmarkStart w:id="77" w:name="_heading=h.sq9ce6n998bi" w:colFirst="0" w:colLast="0"/>
      <w:bookmarkStart w:id="78" w:name="_Toc27381447"/>
      <w:bookmarkEnd w:id="77"/>
      <w:r>
        <w:rPr>
          <w:b/>
          <w:color w:val="0000FF"/>
          <w:sz w:val="24"/>
          <w:highlight w:val="yellow"/>
        </w:rPr>
        <w:t>Custodian Interface</w:t>
      </w:r>
      <w:bookmarkEnd w:id="78"/>
    </w:p>
    <w:p w14:paraId="6D7634D3" w14:textId="77777777" w:rsidR="00B26763" w:rsidRDefault="00B26763" w:rsidP="00B26763">
      <w:pPr>
        <w:spacing w:line="480" w:lineRule="auto"/>
      </w:pPr>
      <w:r>
        <w:t xml:space="preserve">The Custodian interface can also be accessed from the Sign-in interface. The interface provides a list of each room in the hotel. A custodian employee </w:t>
      </w:r>
      <w:proofErr w:type="gramStart"/>
      <w:r>
        <w:t>is able to</w:t>
      </w:r>
      <w:proofErr w:type="gramEnd"/>
      <w:r>
        <w:t xml:space="preserve"> change a room’s status after maintenance has occurred. </w:t>
      </w:r>
    </w:p>
    <w:p w14:paraId="6AD56182" w14:textId="77777777" w:rsidR="00B26763" w:rsidRDefault="00B26763" w:rsidP="00B26763">
      <w:pPr>
        <w:spacing w:line="480" w:lineRule="auto"/>
      </w:pPr>
    </w:p>
    <w:p w14:paraId="170AB6EF" w14:textId="77777777" w:rsidR="00B26763" w:rsidRDefault="00B26763" w:rsidP="00B26763">
      <w:pPr>
        <w:pStyle w:val="Heading4"/>
        <w:spacing w:line="480" w:lineRule="auto"/>
        <w:rPr>
          <w:sz w:val="24"/>
        </w:rPr>
      </w:pPr>
      <w:bookmarkStart w:id="79" w:name="_heading=h.4di7p16v9qok" w:colFirst="0" w:colLast="0"/>
      <w:bookmarkEnd w:id="79"/>
    </w:p>
    <w:p w14:paraId="1118A84C" w14:textId="77777777" w:rsidR="00B26763" w:rsidRDefault="00B26763" w:rsidP="00B26763">
      <w:pPr>
        <w:spacing w:line="480" w:lineRule="auto"/>
        <w:rPr>
          <w:rFonts w:ascii="Arial" w:eastAsia="Arial" w:hAnsi="Arial" w:cs="Arial"/>
          <w:b/>
        </w:rPr>
      </w:pPr>
    </w:p>
    <w:p w14:paraId="79FD2B4C" w14:textId="77777777" w:rsidR="00B26763" w:rsidRDefault="00B26763" w:rsidP="00B26763">
      <w:pPr>
        <w:spacing w:line="480" w:lineRule="auto"/>
      </w:pPr>
      <w:commentRangeStart w:id="80"/>
      <w:r>
        <w:t>Document</w:t>
      </w:r>
      <w:commentRangeEnd w:id="80"/>
      <w:r w:rsidR="00B769D9">
        <w:rPr>
          <w:rStyle w:val="CommentReference"/>
        </w:rPr>
        <w:commentReference w:id="80"/>
      </w:r>
      <w:r>
        <w:t xml:space="preserve"> each interface in this manner – use screenshots where applicable. Every method that is accessible to the user should be documented in clear (no jargon) terms with each step of the process clearly described. Expected user input should be given with an example (i.e. Date = MM/DD/YYYY i.e. “12/02/2015”)</w:t>
      </w:r>
    </w:p>
    <w:p w14:paraId="0072EB97" w14:textId="77777777" w:rsidR="00DA7F72" w:rsidRDefault="00DA7F72">
      <w:pPr>
        <w:rPr>
          <w:rFonts w:ascii="Arial" w:hAnsi="Arial" w:cs="Arial"/>
        </w:rPr>
      </w:pPr>
      <w:r>
        <w:rPr>
          <w:rFonts w:ascii="Arial" w:hAnsi="Arial" w:cs="Arial"/>
        </w:rPr>
        <w:br w:type="page"/>
      </w:r>
    </w:p>
    <w:p w14:paraId="53C49F66" w14:textId="77777777" w:rsidR="00715506" w:rsidRDefault="00715506">
      <w:pPr>
        <w:widowControl w:val="0"/>
        <w:autoSpaceDE w:val="0"/>
        <w:autoSpaceDN w:val="0"/>
        <w:adjustRightInd w:val="0"/>
        <w:rPr>
          <w:rFonts w:ascii="Arial" w:hAnsi="Arial" w:cs="Arial"/>
        </w:rPr>
      </w:pPr>
    </w:p>
    <w:p w14:paraId="3923F7F4" w14:textId="77777777" w:rsidR="00715506" w:rsidRDefault="00F079DA" w:rsidP="00857D1B">
      <w:pPr>
        <w:pStyle w:val="Heading1"/>
      </w:pPr>
      <w:bookmarkStart w:id="81" w:name="_Toc215820740"/>
      <w:bookmarkStart w:id="82" w:name="_Toc27381448"/>
      <w:r>
        <w:t>Glossary</w:t>
      </w:r>
      <w:bookmarkEnd w:id="81"/>
      <w:bookmarkEnd w:id="82"/>
    </w:p>
    <w:p w14:paraId="33EC2029" w14:textId="77777777" w:rsidR="00715506" w:rsidRDefault="00715506">
      <w:pPr>
        <w:rPr>
          <w:rFonts w:ascii="Arial" w:hAnsi="Arial" w:cs="Arial"/>
        </w:rPr>
      </w:pPr>
      <w:bookmarkStart w:id="83" w:name="_Toc209415576"/>
      <w:bookmarkStart w:id="84" w:name="_Toc208762754"/>
    </w:p>
    <w:bookmarkEnd w:id="83"/>
    <w:bookmarkEnd w:id="84"/>
    <w:p w14:paraId="049A9A8B" w14:textId="77777777" w:rsidR="00B26763" w:rsidRDefault="00B26763" w:rsidP="00B26763">
      <w:pPr>
        <w:spacing w:before="40"/>
        <w:rPr>
          <w:color w:val="808080"/>
        </w:rPr>
      </w:pPr>
      <w:commentRangeStart w:id="85"/>
      <w:r>
        <w:rPr>
          <w:color w:val="808080"/>
        </w:rPr>
        <w:t>Admin - owner</w:t>
      </w:r>
    </w:p>
    <w:p w14:paraId="3A276B36" w14:textId="77777777" w:rsidR="00B26763" w:rsidRDefault="00B26763" w:rsidP="00B26763">
      <w:pPr>
        <w:spacing w:before="40"/>
        <w:rPr>
          <w:color w:val="808080"/>
        </w:rPr>
      </w:pPr>
      <w:r>
        <w:rPr>
          <w:color w:val="808080"/>
        </w:rPr>
        <w:t>Guest- customer</w:t>
      </w:r>
    </w:p>
    <w:p w14:paraId="1548D09C" w14:textId="77777777" w:rsidR="00B26763" w:rsidRDefault="00B26763" w:rsidP="00B26763">
      <w:pPr>
        <w:spacing w:before="40"/>
        <w:rPr>
          <w:color w:val="808080"/>
        </w:rPr>
      </w:pPr>
      <w:r>
        <w:rPr>
          <w:color w:val="808080"/>
        </w:rPr>
        <w:t>Client - customer</w:t>
      </w:r>
      <w:commentRangeEnd w:id="85"/>
      <w:r w:rsidR="00B769D9">
        <w:rPr>
          <w:rStyle w:val="CommentReference"/>
        </w:rPr>
        <w:commentReference w:id="85"/>
      </w:r>
    </w:p>
    <w:p w14:paraId="2577A9EB" w14:textId="77777777" w:rsidR="00B26763" w:rsidRDefault="00B26763" w:rsidP="00B26763">
      <w:pPr>
        <w:spacing w:before="40"/>
        <w:rPr>
          <w:color w:val="808080"/>
        </w:rPr>
      </w:pPr>
      <w:r>
        <w:rPr>
          <w:color w:val="808080"/>
        </w:rPr>
        <w:t>Desk Assistant - receptionist</w:t>
      </w:r>
    </w:p>
    <w:p w14:paraId="7ABE6D84" w14:textId="77777777" w:rsidR="00B26763" w:rsidRDefault="00B26763" w:rsidP="00B26763">
      <w:pPr>
        <w:spacing w:before="40"/>
        <w:rPr>
          <w:color w:val="808080"/>
        </w:rPr>
      </w:pPr>
      <w:proofErr w:type="spellStart"/>
      <w:r>
        <w:rPr>
          <w:color w:val="808080"/>
        </w:rPr>
        <w:t>Cardsaved</w:t>
      </w:r>
      <w:proofErr w:type="spellEnd"/>
      <w:r>
        <w:rPr>
          <w:color w:val="808080"/>
        </w:rPr>
        <w:t xml:space="preserve"> - To save the card information</w:t>
      </w:r>
    </w:p>
    <w:p w14:paraId="767C564A" w14:textId="77777777" w:rsidR="00715506" w:rsidRDefault="00715506">
      <w:pPr>
        <w:widowControl w:val="0"/>
        <w:autoSpaceDE w:val="0"/>
        <w:autoSpaceDN w:val="0"/>
        <w:adjustRightInd w:val="0"/>
        <w:rPr>
          <w:rFonts w:ascii="Arial" w:hAnsi="Arial" w:cs="Arial"/>
        </w:rPr>
      </w:pPr>
    </w:p>
    <w:p w14:paraId="1B07401C" w14:textId="77777777" w:rsidR="00F079DA" w:rsidRDefault="00F079DA">
      <w:pPr>
        <w:widowControl w:val="0"/>
        <w:autoSpaceDE w:val="0"/>
        <w:autoSpaceDN w:val="0"/>
        <w:adjustRightInd w:val="0"/>
        <w:rPr>
          <w:rFonts w:ascii="Arial" w:hAnsi="Arial" w:cs="Arial"/>
        </w:rPr>
      </w:pPr>
      <w:bookmarkStart w:id="86" w:name="_GoBack"/>
      <w:bookmarkEnd w:id="86"/>
    </w:p>
    <w:sectPr w:rsidR="00F079DA">
      <w:type w:val="continuous"/>
      <w:pgSz w:w="12240" w:h="15840"/>
      <w:pgMar w:top="126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Greenwell, Josiah" w:date="2019-12-16T09:38:00Z" w:initials="GJ">
    <w:p w14:paraId="205C6160" w14:textId="77777777" w:rsidR="00F475F7" w:rsidRDefault="00F475F7">
      <w:pPr>
        <w:pStyle w:val="CommentText"/>
      </w:pPr>
      <w:r>
        <w:rPr>
          <w:rStyle w:val="CommentReference"/>
        </w:rPr>
        <w:annotationRef/>
      </w:r>
      <w:r>
        <w:t>Needed to hit “Update Table”</w:t>
      </w:r>
    </w:p>
  </w:comment>
  <w:comment w:id="3" w:author="Greenwell, Josiah" w:date="2019-12-16T09:38:00Z" w:initials="GJ">
    <w:p w14:paraId="13106B42" w14:textId="77777777" w:rsidR="00F475F7" w:rsidRDefault="00F475F7">
      <w:pPr>
        <w:pStyle w:val="CommentText"/>
      </w:pPr>
      <w:r>
        <w:rPr>
          <w:rStyle w:val="CommentReference"/>
        </w:rPr>
        <w:annotationRef/>
      </w:r>
      <w:r>
        <w:t>Should have removed this</w:t>
      </w:r>
    </w:p>
  </w:comment>
  <w:comment w:id="13" w:author="Greenwell, Josiah" w:date="2019-12-16T09:40:00Z" w:initials="GJ">
    <w:p w14:paraId="77EF6C1C" w14:textId="77777777" w:rsidR="00F475F7" w:rsidRDefault="00F475F7">
      <w:pPr>
        <w:pStyle w:val="CommentText"/>
      </w:pPr>
      <w:r>
        <w:rPr>
          <w:rStyle w:val="CommentReference"/>
        </w:rPr>
        <w:annotationRef/>
      </w:r>
      <w:r>
        <w:t>These are okay but need to add formatting to ease reading (like put the parameters in a bullet list)</w:t>
      </w:r>
    </w:p>
  </w:comment>
  <w:comment w:id="19" w:author="Greenwell, Josiah" w:date="2019-12-16T09:40:00Z" w:initials="GJ">
    <w:p w14:paraId="371363A9" w14:textId="77777777" w:rsidR="00F475F7" w:rsidRDefault="00F475F7">
      <w:pPr>
        <w:pStyle w:val="CommentText"/>
      </w:pPr>
      <w:r>
        <w:rPr>
          <w:rStyle w:val="CommentReference"/>
        </w:rPr>
        <w:annotationRef/>
      </w:r>
      <w:r>
        <w:t>Don’t use your real email here (privacy issue)</w:t>
      </w:r>
    </w:p>
  </w:comment>
  <w:comment w:id="36" w:author="Greenwell, Josiah" w:date="2019-12-16T09:41:00Z" w:initials="GJ">
    <w:p w14:paraId="7DE31D09" w14:textId="77777777" w:rsidR="00F475F7" w:rsidRDefault="00F475F7">
      <w:pPr>
        <w:pStyle w:val="CommentText"/>
      </w:pPr>
      <w:r>
        <w:rPr>
          <w:rStyle w:val="CommentReference"/>
        </w:rPr>
        <w:annotationRef/>
      </w:r>
      <w:r>
        <w:t>See changes on this paragraph for readability.</w:t>
      </w:r>
    </w:p>
  </w:comment>
  <w:comment w:id="40" w:author="Greenwell, Josiah" w:date="2019-12-16T09:43:00Z" w:initials="GJ">
    <w:p w14:paraId="0CDDEFE3" w14:textId="77777777" w:rsidR="00F475F7" w:rsidRDefault="00F475F7">
      <w:pPr>
        <w:pStyle w:val="CommentText"/>
      </w:pPr>
      <w:r>
        <w:rPr>
          <w:rStyle w:val="CommentReference"/>
        </w:rPr>
        <w:annotationRef/>
      </w:r>
      <w:r>
        <w:t xml:space="preserve">Interface is jargon: screen is </w:t>
      </w:r>
      <w:proofErr w:type="spellStart"/>
      <w:r>
        <w:t>simplier</w:t>
      </w:r>
      <w:proofErr w:type="spellEnd"/>
    </w:p>
  </w:comment>
  <w:comment w:id="52" w:author="Greenwell, Josiah" w:date="2019-12-16T09:45:00Z" w:initials="GJ">
    <w:p w14:paraId="394896A1" w14:textId="77777777" w:rsidR="00F475F7" w:rsidRDefault="00F475F7">
      <w:pPr>
        <w:pStyle w:val="CommentText"/>
      </w:pPr>
      <w:r>
        <w:rPr>
          <w:rStyle w:val="CommentReference"/>
        </w:rPr>
        <w:annotationRef/>
      </w:r>
      <w:r>
        <w:t>What I meant by bullet list</w:t>
      </w:r>
    </w:p>
  </w:comment>
  <w:comment w:id="57" w:author="Greenwell, Josiah" w:date="2019-12-16T09:45:00Z" w:initials="GJ">
    <w:p w14:paraId="30C77D0D" w14:textId="77777777" w:rsidR="00F475F7" w:rsidRDefault="00F475F7">
      <w:pPr>
        <w:pStyle w:val="CommentText"/>
      </w:pPr>
      <w:r>
        <w:rPr>
          <w:rStyle w:val="CommentReference"/>
        </w:rPr>
        <w:annotationRef/>
      </w:r>
      <w:r>
        <w:t>What I meant by bullet list</w:t>
      </w:r>
    </w:p>
  </w:comment>
  <w:comment w:id="80" w:author="Greenwell, Josiah" w:date="2019-12-16T09:47:00Z" w:initials="GJ">
    <w:p w14:paraId="7015180A" w14:textId="77777777" w:rsidR="00B769D9" w:rsidRDefault="00B769D9">
      <w:pPr>
        <w:pStyle w:val="CommentText"/>
      </w:pPr>
      <w:r>
        <w:rPr>
          <w:rStyle w:val="CommentReference"/>
        </w:rPr>
        <w:annotationRef/>
      </w:r>
      <w:r>
        <w:t>Should have been removed</w:t>
      </w:r>
    </w:p>
  </w:comment>
  <w:comment w:id="85" w:author="Greenwell, Josiah" w:date="2019-12-16T09:48:00Z" w:initials="GJ">
    <w:p w14:paraId="744819F0" w14:textId="77777777" w:rsidR="00B769D9" w:rsidRDefault="00B769D9">
      <w:pPr>
        <w:pStyle w:val="CommentText"/>
      </w:pPr>
      <w:r>
        <w:rPr>
          <w:rStyle w:val="CommentReference"/>
        </w:rPr>
        <w:annotationRef/>
      </w:r>
      <w:r>
        <w:t>These 3 are not needed (the admin is not necessarily the owner just a manager). Other two are fine.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05C6160" w15:done="0"/>
  <w15:commentEx w15:paraId="13106B42" w15:done="0"/>
  <w15:commentEx w15:paraId="77EF6C1C" w15:done="0"/>
  <w15:commentEx w15:paraId="371363A9" w15:done="0"/>
  <w15:commentEx w15:paraId="7DE31D09" w15:done="0"/>
  <w15:commentEx w15:paraId="0CDDEFE3" w15:done="0"/>
  <w15:commentEx w15:paraId="394896A1" w15:done="0"/>
  <w15:commentEx w15:paraId="30C77D0D" w15:done="0"/>
  <w15:commentEx w15:paraId="7015180A" w15:done="0"/>
  <w15:commentEx w15:paraId="744819F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05C6160" w16cid:durableId="21A1CF1B"/>
  <w16cid:commentId w16cid:paraId="13106B42" w16cid:durableId="21A1CF00"/>
  <w16cid:commentId w16cid:paraId="77EF6C1C" w16cid:durableId="21A1CFA1"/>
  <w16cid:commentId w16cid:paraId="371363A9" w16cid:durableId="21A1CF7D"/>
  <w16cid:commentId w16cid:paraId="7DE31D09" w16cid:durableId="21A1CFE4"/>
  <w16cid:commentId w16cid:paraId="0CDDEFE3" w16cid:durableId="21A1D02C"/>
  <w16cid:commentId w16cid:paraId="394896A1" w16cid:durableId="21A1D0CB"/>
  <w16cid:commentId w16cid:paraId="30C77D0D" w16cid:durableId="21A1D09F"/>
  <w16cid:commentId w16cid:paraId="7015180A" w16cid:durableId="21A1D13A"/>
  <w16cid:commentId w16cid:paraId="744819F0" w16cid:durableId="21A1D1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CE5AFE" w14:textId="77777777" w:rsidR="008956FD" w:rsidRDefault="008956FD">
      <w:r>
        <w:separator/>
      </w:r>
    </w:p>
  </w:endnote>
  <w:endnote w:type="continuationSeparator" w:id="0">
    <w:p w14:paraId="345FEA09" w14:textId="77777777" w:rsidR="008956FD" w:rsidRDefault="008956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7EBF4C" w14:textId="77777777" w:rsidR="00715506" w:rsidRDefault="00F079DA">
    <w:pPr>
      <w:pStyle w:val="Footer"/>
      <w:rPr>
        <w:rFonts w:ascii="Arial" w:hAnsi="Arial" w:cs="Arial"/>
      </w:rPr>
    </w:pPr>
    <w:r>
      <w:rPr>
        <w:rFonts w:ascii="Arial" w:hAnsi="Arial" w:cs="Arial"/>
      </w:rPr>
      <w:tab/>
    </w:r>
    <w:r>
      <w:rPr>
        <w:rFonts w:ascii="Arial" w:hAnsi="Arial" w:cs="Arial"/>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1F4656" w14:textId="77777777" w:rsidR="00715506" w:rsidRDefault="00F079DA">
    <w:pPr>
      <w:pStyle w:val="Footer"/>
      <w:rPr>
        <w:rFonts w:ascii="Arial" w:hAnsi="Arial" w:cs="Arial"/>
      </w:rPr>
    </w:pPr>
    <w:r>
      <w:rPr>
        <w:rFonts w:ascii="Arial" w:hAnsi="Arial" w:cs="Arial"/>
      </w:rPr>
      <w:t>User Guide</w:t>
    </w:r>
    <w:r>
      <w:rPr>
        <w:rFonts w:ascii="Arial" w:hAnsi="Arial" w:cs="Arial"/>
      </w:rPr>
      <w:tab/>
    </w:r>
    <w:r>
      <w:rPr>
        <w:rFonts w:ascii="Arial" w:hAnsi="Arial" w:cs="Arial"/>
      </w:rPr>
      <w:tab/>
    </w:r>
    <w:r>
      <w:rPr>
        <w:rStyle w:val="PageNumber"/>
        <w:rFonts w:ascii="Arial" w:hAnsi="Arial" w:cs="Arial"/>
      </w:rPr>
      <w:fldChar w:fldCharType="begin"/>
    </w:r>
    <w:r>
      <w:rPr>
        <w:rStyle w:val="PageNumber"/>
        <w:rFonts w:ascii="Arial" w:hAnsi="Arial" w:cs="Arial"/>
      </w:rPr>
      <w:instrText xml:space="preserve"> PAGE </w:instrText>
    </w:r>
    <w:r>
      <w:rPr>
        <w:rStyle w:val="PageNumber"/>
        <w:rFonts w:ascii="Arial" w:hAnsi="Arial" w:cs="Arial"/>
      </w:rPr>
      <w:fldChar w:fldCharType="separate"/>
    </w:r>
    <w:r>
      <w:rPr>
        <w:rStyle w:val="PageNumber"/>
        <w:rFonts w:ascii="Arial" w:hAnsi="Arial" w:cs="Arial"/>
        <w:noProof/>
      </w:rPr>
      <w:t>30</w:t>
    </w:r>
    <w:r>
      <w:rPr>
        <w:rStyle w:val="PageNumber"/>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BAF835" w14:textId="77777777" w:rsidR="008956FD" w:rsidRDefault="008956FD">
      <w:r>
        <w:separator/>
      </w:r>
    </w:p>
  </w:footnote>
  <w:footnote w:type="continuationSeparator" w:id="0">
    <w:p w14:paraId="7B4B42DE" w14:textId="77777777" w:rsidR="008956FD" w:rsidRDefault="008956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418C2"/>
    <w:multiLevelType w:val="hybridMultilevel"/>
    <w:tmpl w:val="F176BA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AB0CCA"/>
    <w:multiLevelType w:val="multilevel"/>
    <w:tmpl w:val="AE86B5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C941862"/>
    <w:multiLevelType w:val="hybridMultilevel"/>
    <w:tmpl w:val="2E2E1DF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217E2815"/>
    <w:multiLevelType w:val="hybridMultilevel"/>
    <w:tmpl w:val="DCE623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45D3073"/>
    <w:multiLevelType w:val="multilevel"/>
    <w:tmpl w:val="CBD8C2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8A915F5"/>
    <w:multiLevelType w:val="hybridMultilevel"/>
    <w:tmpl w:val="3724E7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6546F0B"/>
    <w:multiLevelType w:val="hybridMultilevel"/>
    <w:tmpl w:val="B0728FEC"/>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3D1341F1"/>
    <w:multiLevelType w:val="hybridMultilevel"/>
    <w:tmpl w:val="DBA267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D4B7D68"/>
    <w:multiLevelType w:val="hybridMultilevel"/>
    <w:tmpl w:val="8CBC7B62"/>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9" w15:restartNumberingAfterBreak="0">
    <w:nsid w:val="4EB23E75"/>
    <w:multiLevelType w:val="multilevel"/>
    <w:tmpl w:val="0409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581E49C8"/>
    <w:multiLevelType w:val="hybridMultilevel"/>
    <w:tmpl w:val="6E448A4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5D0B3292"/>
    <w:multiLevelType w:val="hybridMultilevel"/>
    <w:tmpl w:val="A34644E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7CC30E0C"/>
    <w:multiLevelType w:val="hybridMultilevel"/>
    <w:tmpl w:val="3ADC87E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
  </w:num>
  <w:num w:numId="2">
    <w:abstractNumId w:val="6"/>
  </w:num>
  <w:num w:numId="3">
    <w:abstractNumId w:val="11"/>
  </w:num>
  <w:num w:numId="4">
    <w:abstractNumId w:val="2"/>
  </w:num>
  <w:num w:numId="5">
    <w:abstractNumId w:val="10"/>
  </w:num>
  <w:num w:numId="6">
    <w:abstractNumId w:val="7"/>
  </w:num>
  <w:num w:numId="7">
    <w:abstractNumId w:val="12"/>
  </w:num>
  <w:num w:numId="8">
    <w:abstractNumId w:val="9"/>
  </w:num>
  <w:num w:numId="9">
    <w:abstractNumId w:val="8"/>
  </w:num>
  <w:num w:numId="10">
    <w:abstractNumId w:val="0"/>
  </w:num>
  <w:num w:numId="11">
    <w:abstractNumId w:val="1"/>
  </w:num>
  <w:num w:numId="12">
    <w:abstractNumId w:val="4"/>
  </w:num>
  <w:num w:numId="1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enwell, Josiah">
    <w15:presenceInfo w15:providerId="None" w15:userId="Greenwell, Josia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5" w:nlCheck="1" w:checkStyle="1"/>
  <w:activeWritingStyle w:appName="MSWord" w:lang="en-US" w:vendorID="64" w:dllVersion="0" w:nlCheck="1" w:checkStyle="0"/>
  <w:proofState w:spelling="clean" w:grammar="clean"/>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A0MzcxsDA2MTU0srRQ0lEKTi0uzszPAykwrAUAjJTcMiwAAAA="/>
  </w:docVars>
  <w:rsids>
    <w:rsidRoot w:val="00B26763"/>
    <w:rsid w:val="00040693"/>
    <w:rsid w:val="00403B42"/>
    <w:rsid w:val="004704F9"/>
    <w:rsid w:val="0053469B"/>
    <w:rsid w:val="00715506"/>
    <w:rsid w:val="00857D1B"/>
    <w:rsid w:val="008956FD"/>
    <w:rsid w:val="00971519"/>
    <w:rsid w:val="00B26763"/>
    <w:rsid w:val="00B769D9"/>
    <w:rsid w:val="00CC3A4B"/>
    <w:rsid w:val="00DA7F72"/>
    <w:rsid w:val="00F079DA"/>
    <w:rsid w:val="00F475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DF2115"/>
  <w15:chartTrackingRefBased/>
  <w15:docId w15:val="{43F9921E-DA09-4CE1-9235-8EEC4EB92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04F9"/>
    <w:rPr>
      <w:sz w:val="24"/>
      <w:szCs w:val="24"/>
    </w:rPr>
  </w:style>
  <w:style w:type="paragraph" w:styleId="Heading1">
    <w:name w:val="heading 1"/>
    <w:basedOn w:val="Normal"/>
    <w:next w:val="Normal"/>
    <w:uiPriority w:val="9"/>
    <w:qFormat/>
    <w:rsid w:val="00857D1B"/>
    <w:pPr>
      <w:keepNext/>
      <w:outlineLvl w:val="0"/>
    </w:pPr>
    <w:rPr>
      <w:rFonts w:ascii="Arial" w:hAnsi="Arial" w:cs="Arial"/>
      <w:sz w:val="72"/>
      <w:u w:val="single"/>
    </w:rPr>
  </w:style>
  <w:style w:type="paragraph" w:styleId="Heading2">
    <w:name w:val="heading 2"/>
    <w:basedOn w:val="Normal"/>
    <w:next w:val="Normal"/>
    <w:uiPriority w:val="9"/>
    <w:qFormat/>
    <w:rsid w:val="00857D1B"/>
    <w:pPr>
      <w:keepNext/>
      <w:ind w:firstLine="180"/>
      <w:outlineLvl w:val="1"/>
    </w:pPr>
    <w:rPr>
      <w:rFonts w:ascii="Arial" w:hAnsi="Arial" w:cs="Arial"/>
      <w:sz w:val="48"/>
    </w:rPr>
  </w:style>
  <w:style w:type="paragraph" w:styleId="Heading3">
    <w:name w:val="heading 3"/>
    <w:basedOn w:val="Normal"/>
    <w:next w:val="Normal"/>
    <w:uiPriority w:val="9"/>
    <w:qFormat/>
    <w:pPr>
      <w:keepNext/>
      <w:ind w:left="1440"/>
      <w:outlineLvl w:val="2"/>
    </w:pPr>
    <w:rPr>
      <w:rFonts w:ascii="Arial" w:hAnsi="Arial" w:cs="Arial"/>
      <w:sz w:val="28"/>
    </w:rPr>
  </w:style>
  <w:style w:type="paragraph" w:styleId="Heading4">
    <w:name w:val="heading 4"/>
    <w:basedOn w:val="Normal"/>
    <w:next w:val="Normal"/>
    <w:uiPriority w:val="9"/>
    <w:qFormat/>
    <w:pPr>
      <w:keepNext/>
      <w:ind w:left="3600" w:hanging="2160"/>
      <w:outlineLvl w:val="3"/>
    </w:pPr>
    <w:rPr>
      <w:rFonts w:ascii="Arial" w:hAnsi="Arial" w:cs="Arial"/>
      <w:sz w:val="28"/>
    </w:rPr>
  </w:style>
  <w:style w:type="paragraph" w:styleId="Heading5">
    <w:name w:val="heading 5"/>
    <w:basedOn w:val="Normal"/>
    <w:next w:val="Normal"/>
    <w:qFormat/>
    <w:pPr>
      <w:keepNext/>
      <w:ind w:left="720"/>
      <w:outlineLvl w:val="4"/>
    </w:pPr>
    <w:rPr>
      <w:rFonts w:ascii="Arial" w:hAnsi="Arial" w:cs="Arial"/>
      <w:sz w:val="28"/>
    </w:rPr>
  </w:style>
  <w:style w:type="paragraph" w:styleId="Heading6">
    <w:name w:val="heading 6"/>
    <w:basedOn w:val="Normal"/>
    <w:next w:val="Normal"/>
    <w:qFormat/>
    <w:pPr>
      <w:keepNext/>
      <w:jc w:val="center"/>
      <w:outlineLvl w:val="5"/>
    </w:pPr>
    <w:rPr>
      <w:rFonts w:ascii="Arial" w:hAnsi="Arial" w:cs="Arial"/>
      <w:b/>
      <w:bCs/>
      <w:sz w:val="72"/>
    </w:rPr>
  </w:style>
  <w:style w:type="paragraph" w:styleId="Heading7">
    <w:name w:val="heading 7"/>
    <w:basedOn w:val="Normal"/>
    <w:next w:val="Normal"/>
    <w:qFormat/>
    <w:pPr>
      <w:keepNext/>
      <w:jc w:val="center"/>
      <w:outlineLvl w:val="6"/>
    </w:pPr>
    <w:rPr>
      <w:rFonts w:ascii="Arial" w:hAnsi="Arial" w:cs="Arial"/>
      <w:b/>
      <w:bCs/>
      <w:sz w:val="32"/>
    </w:rPr>
  </w:style>
  <w:style w:type="paragraph" w:styleId="Heading8">
    <w:name w:val="heading 8"/>
    <w:basedOn w:val="Normal"/>
    <w:next w:val="Normal"/>
    <w:qFormat/>
    <w:pPr>
      <w:keepNext/>
      <w:outlineLvl w:val="7"/>
    </w:pPr>
    <w:rPr>
      <w:rFonts w:ascii="Arial" w:hAnsi="Arial" w:cs="Arial"/>
      <w:b/>
      <w:bCs/>
      <w:sz w:val="28"/>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pPr>
      <w:ind w:left="720"/>
    </w:pPr>
    <w:rPr>
      <w:rFonts w:ascii="Arial" w:hAnsi="Arial" w:cs="Arial"/>
      <w:sz w:val="28"/>
    </w:rPr>
  </w:style>
  <w:style w:type="paragraph" w:styleId="BodyTextIndent2">
    <w:name w:val="Body Text Indent 2"/>
    <w:basedOn w:val="Normal"/>
    <w:semiHidden/>
    <w:pPr>
      <w:ind w:left="2160" w:hanging="720"/>
    </w:pPr>
    <w:rPr>
      <w:rFonts w:ascii="Arial" w:hAnsi="Arial" w:cs="Arial"/>
      <w:sz w:val="28"/>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left" w:pos="0"/>
        <w:tab w:val="right" w:leader="dot" w:pos="8630"/>
      </w:tabs>
    </w:pPr>
    <w:rPr>
      <w:rFonts w:ascii="Arial" w:hAnsi="Arial" w:cs="Arial"/>
      <w:noProof/>
      <w:sz w:val="32"/>
      <w:szCs w:val="72"/>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basedOn w:val="DefaultParagraphFont"/>
    <w:uiPriority w:val="99"/>
    <w:rPr>
      <w:color w:val="0000FF"/>
      <w:u w:val="single"/>
    </w:rPr>
  </w:style>
  <w:style w:type="paragraph" w:styleId="BodyTextIndent3">
    <w:name w:val="Body Text Indent 3"/>
    <w:basedOn w:val="Normal"/>
    <w:semiHidden/>
    <w:pPr>
      <w:ind w:left="2880" w:hanging="2160"/>
    </w:pPr>
    <w:rPr>
      <w:rFonts w:ascii="Arial" w:hAnsi="Arial" w:cs="Arial"/>
    </w:rPr>
  </w:style>
  <w:style w:type="paragraph" w:styleId="Caption">
    <w:name w:val="caption"/>
    <w:basedOn w:val="Normal"/>
    <w:next w:val="Normal"/>
    <w:qFormat/>
    <w:pPr>
      <w:jc w:val="center"/>
    </w:pPr>
    <w:rPr>
      <w:rFonts w:ascii="Arial" w:hAnsi="Arial" w:cs="Arial"/>
      <w:b/>
      <w:bCs/>
      <w:sz w:val="72"/>
    </w:rPr>
  </w:style>
  <w:style w:type="paragraph" w:styleId="BodyText">
    <w:name w:val="Body Text"/>
    <w:basedOn w:val="Normal"/>
    <w:semiHidden/>
    <w:pPr>
      <w:widowControl w:val="0"/>
      <w:autoSpaceDE w:val="0"/>
      <w:autoSpaceDN w:val="0"/>
      <w:adjustRightInd w:val="0"/>
    </w:pPr>
    <w:rPr>
      <w:rFonts w:ascii="Tahoma" w:hAnsi="Tahoma" w:cs="Tahoma"/>
      <w:sz w:val="28"/>
      <w:szCs w:val="20"/>
    </w:rPr>
  </w:style>
  <w:style w:type="paragraph" w:styleId="BodyText2">
    <w:name w:val="Body Text 2"/>
    <w:basedOn w:val="Normal"/>
    <w:semiHidden/>
    <w:pPr>
      <w:jc w:val="center"/>
    </w:pPr>
    <w:rPr>
      <w:rFonts w:ascii="Arial" w:hAnsi="Arial" w:cs="Arial"/>
      <w:b/>
      <w:bCs/>
      <w:sz w:val="72"/>
    </w:rPr>
  </w:style>
  <w:style w:type="character" w:styleId="PlaceholderText">
    <w:name w:val="Placeholder Text"/>
    <w:basedOn w:val="DefaultParagraphFont"/>
    <w:uiPriority w:val="99"/>
    <w:semiHidden/>
    <w:rsid w:val="00403B42"/>
    <w:rPr>
      <w:color w:val="808080"/>
    </w:rPr>
  </w:style>
  <w:style w:type="paragraph" w:styleId="TOCHeading">
    <w:name w:val="TOC Heading"/>
    <w:basedOn w:val="Heading1"/>
    <w:next w:val="Normal"/>
    <w:uiPriority w:val="39"/>
    <w:unhideWhenUsed/>
    <w:qFormat/>
    <w:rsid w:val="00403B42"/>
    <w:pPr>
      <w:keepLines/>
      <w:spacing w:before="240" w:line="259" w:lineRule="auto"/>
      <w:outlineLvl w:val="9"/>
    </w:pPr>
    <w:rPr>
      <w:rFonts w:asciiTheme="majorHAnsi" w:eastAsiaTheme="majorEastAsia" w:hAnsiTheme="majorHAnsi" w:cstheme="majorBidi"/>
      <w:color w:val="535356" w:themeColor="accent1" w:themeShade="BF"/>
      <w:sz w:val="32"/>
      <w:szCs w:val="32"/>
    </w:rPr>
  </w:style>
  <w:style w:type="paragraph" w:styleId="ListParagraph">
    <w:name w:val="List Paragraph"/>
    <w:basedOn w:val="Normal"/>
    <w:uiPriority w:val="34"/>
    <w:qFormat/>
    <w:rsid w:val="004704F9"/>
    <w:pPr>
      <w:ind w:left="720"/>
      <w:contextualSpacing/>
    </w:pPr>
  </w:style>
  <w:style w:type="character" w:styleId="Strong">
    <w:name w:val="Strong"/>
    <w:basedOn w:val="DefaultParagraphFont"/>
    <w:uiPriority w:val="22"/>
    <w:qFormat/>
    <w:rsid w:val="00DA7F72"/>
    <w:rPr>
      <w:b/>
      <w:bCs/>
    </w:rPr>
  </w:style>
  <w:style w:type="paragraph" w:styleId="BalloonText">
    <w:name w:val="Balloon Text"/>
    <w:basedOn w:val="Normal"/>
    <w:link w:val="BalloonTextChar"/>
    <w:uiPriority w:val="99"/>
    <w:semiHidden/>
    <w:unhideWhenUsed/>
    <w:rsid w:val="00B2676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6763"/>
    <w:rPr>
      <w:rFonts w:ascii="Segoe UI" w:hAnsi="Segoe UI" w:cs="Segoe UI"/>
      <w:sz w:val="18"/>
      <w:szCs w:val="18"/>
    </w:rPr>
  </w:style>
  <w:style w:type="character" w:styleId="CommentReference">
    <w:name w:val="annotation reference"/>
    <w:basedOn w:val="DefaultParagraphFont"/>
    <w:uiPriority w:val="99"/>
    <w:semiHidden/>
    <w:unhideWhenUsed/>
    <w:rsid w:val="00F475F7"/>
    <w:rPr>
      <w:sz w:val="16"/>
      <w:szCs w:val="16"/>
    </w:rPr>
  </w:style>
  <w:style w:type="paragraph" w:styleId="CommentText">
    <w:name w:val="annotation text"/>
    <w:basedOn w:val="Normal"/>
    <w:link w:val="CommentTextChar"/>
    <w:uiPriority w:val="99"/>
    <w:semiHidden/>
    <w:unhideWhenUsed/>
    <w:rsid w:val="00F475F7"/>
    <w:rPr>
      <w:sz w:val="20"/>
      <w:szCs w:val="20"/>
    </w:rPr>
  </w:style>
  <w:style w:type="character" w:customStyle="1" w:styleId="CommentTextChar">
    <w:name w:val="Comment Text Char"/>
    <w:basedOn w:val="DefaultParagraphFont"/>
    <w:link w:val="CommentText"/>
    <w:uiPriority w:val="99"/>
    <w:semiHidden/>
    <w:rsid w:val="00F475F7"/>
  </w:style>
  <w:style w:type="paragraph" w:styleId="CommentSubject">
    <w:name w:val="annotation subject"/>
    <w:basedOn w:val="CommentText"/>
    <w:next w:val="CommentText"/>
    <w:link w:val="CommentSubjectChar"/>
    <w:uiPriority w:val="99"/>
    <w:semiHidden/>
    <w:unhideWhenUsed/>
    <w:rsid w:val="00F475F7"/>
    <w:rPr>
      <w:b/>
      <w:bCs/>
    </w:rPr>
  </w:style>
  <w:style w:type="character" w:customStyle="1" w:styleId="CommentSubjectChar">
    <w:name w:val="Comment Subject Char"/>
    <w:basedOn w:val="CommentTextChar"/>
    <w:link w:val="CommentSubject"/>
    <w:uiPriority w:val="99"/>
    <w:semiHidden/>
    <w:rsid w:val="00F475F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963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fi\Downloads\UserGuide.dotx" TargetMode="External"/></Relationships>
</file>

<file path=word/theme/theme1.xml><?xml version="1.0" encoding="utf-8"?>
<a:theme xmlns:a="http://schemas.openxmlformats.org/drawingml/2006/main" name="View">
  <a:themeElements>
    <a:clrScheme name="View">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A6E120-7AE6-45B1-A13B-EF39F9093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UserGuide</Template>
  <TotalTime>41</TotalTime>
  <Pages>19</Pages>
  <Words>1290</Words>
  <Characters>7354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8627</CharactersWithSpaces>
  <SharedDoc>false</SharedDoc>
  <HLinks>
    <vt:vector size="186" baseType="variant">
      <vt:variant>
        <vt:i4>1703986</vt:i4>
      </vt:variant>
      <vt:variant>
        <vt:i4>176</vt:i4>
      </vt:variant>
      <vt:variant>
        <vt:i4>0</vt:i4>
      </vt:variant>
      <vt:variant>
        <vt:i4>5</vt:i4>
      </vt:variant>
      <vt:variant>
        <vt:lpwstr/>
      </vt:variant>
      <vt:variant>
        <vt:lpwstr>_Toc215820745</vt:lpwstr>
      </vt:variant>
      <vt:variant>
        <vt:i4>1703986</vt:i4>
      </vt:variant>
      <vt:variant>
        <vt:i4>170</vt:i4>
      </vt:variant>
      <vt:variant>
        <vt:i4>0</vt:i4>
      </vt:variant>
      <vt:variant>
        <vt:i4>5</vt:i4>
      </vt:variant>
      <vt:variant>
        <vt:lpwstr/>
      </vt:variant>
      <vt:variant>
        <vt:lpwstr>_Toc215820744</vt:lpwstr>
      </vt:variant>
      <vt:variant>
        <vt:i4>1703986</vt:i4>
      </vt:variant>
      <vt:variant>
        <vt:i4>164</vt:i4>
      </vt:variant>
      <vt:variant>
        <vt:i4>0</vt:i4>
      </vt:variant>
      <vt:variant>
        <vt:i4>5</vt:i4>
      </vt:variant>
      <vt:variant>
        <vt:lpwstr/>
      </vt:variant>
      <vt:variant>
        <vt:lpwstr>_Toc215820743</vt:lpwstr>
      </vt:variant>
      <vt:variant>
        <vt:i4>1703986</vt:i4>
      </vt:variant>
      <vt:variant>
        <vt:i4>158</vt:i4>
      </vt:variant>
      <vt:variant>
        <vt:i4>0</vt:i4>
      </vt:variant>
      <vt:variant>
        <vt:i4>5</vt:i4>
      </vt:variant>
      <vt:variant>
        <vt:lpwstr/>
      </vt:variant>
      <vt:variant>
        <vt:lpwstr>_Toc215820742</vt:lpwstr>
      </vt:variant>
      <vt:variant>
        <vt:i4>1703986</vt:i4>
      </vt:variant>
      <vt:variant>
        <vt:i4>152</vt:i4>
      </vt:variant>
      <vt:variant>
        <vt:i4>0</vt:i4>
      </vt:variant>
      <vt:variant>
        <vt:i4>5</vt:i4>
      </vt:variant>
      <vt:variant>
        <vt:lpwstr/>
      </vt:variant>
      <vt:variant>
        <vt:lpwstr>_Toc215820741</vt:lpwstr>
      </vt:variant>
      <vt:variant>
        <vt:i4>1703986</vt:i4>
      </vt:variant>
      <vt:variant>
        <vt:i4>146</vt:i4>
      </vt:variant>
      <vt:variant>
        <vt:i4>0</vt:i4>
      </vt:variant>
      <vt:variant>
        <vt:i4>5</vt:i4>
      </vt:variant>
      <vt:variant>
        <vt:lpwstr/>
      </vt:variant>
      <vt:variant>
        <vt:lpwstr>_Toc215820740</vt:lpwstr>
      </vt:variant>
      <vt:variant>
        <vt:i4>1900594</vt:i4>
      </vt:variant>
      <vt:variant>
        <vt:i4>140</vt:i4>
      </vt:variant>
      <vt:variant>
        <vt:i4>0</vt:i4>
      </vt:variant>
      <vt:variant>
        <vt:i4>5</vt:i4>
      </vt:variant>
      <vt:variant>
        <vt:lpwstr/>
      </vt:variant>
      <vt:variant>
        <vt:lpwstr>_Toc215820739</vt:lpwstr>
      </vt:variant>
      <vt:variant>
        <vt:i4>1900594</vt:i4>
      </vt:variant>
      <vt:variant>
        <vt:i4>134</vt:i4>
      </vt:variant>
      <vt:variant>
        <vt:i4>0</vt:i4>
      </vt:variant>
      <vt:variant>
        <vt:i4>5</vt:i4>
      </vt:variant>
      <vt:variant>
        <vt:lpwstr/>
      </vt:variant>
      <vt:variant>
        <vt:lpwstr>_Toc215820738</vt:lpwstr>
      </vt:variant>
      <vt:variant>
        <vt:i4>1900594</vt:i4>
      </vt:variant>
      <vt:variant>
        <vt:i4>128</vt:i4>
      </vt:variant>
      <vt:variant>
        <vt:i4>0</vt:i4>
      </vt:variant>
      <vt:variant>
        <vt:i4>5</vt:i4>
      </vt:variant>
      <vt:variant>
        <vt:lpwstr/>
      </vt:variant>
      <vt:variant>
        <vt:lpwstr>_Toc215820737</vt:lpwstr>
      </vt:variant>
      <vt:variant>
        <vt:i4>1900594</vt:i4>
      </vt:variant>
      <vt:variant>
        <vt:i4>122</vt:i4>
      </vt:variant>
      <vt:variant>
        <vt:i4>0</vt:i4>
      </vt:variant>
      <vt:variant>
        <vt:i4>5</vt:i4>
      </vt:variant>
      <vt:variant>
        <vt:lpwstr/>
      </vt:variant>
      <vt:variant>
        <vt:lpwstr>_Toc215820736</vt:lpwstr>
      </vt:variant>
      <vt:variant>
        <vt:i4>1900594</vt:i4>
      </vt:variant>
      <vt:variant>
        <vt:i4>116</vt:i4>
      </vt:variant>
      <vt:variant>
        <vt:i4>0</vt:i4>
      </vt:variant>
      <vt:variant>
        <vt:i4>5</vt:i4>
      </vt:variant>
      <vt:variant>
        <vt:lpwstr/>
      </vt:variant>
      <vt:variant>
        <vt:lpwstr>_Toc215820735</vt:lpwstr>
      </vt:variant>
      <vt:variant>
        <vt:i4>1900594</vt:i4>
      </vt:variant>
      <vt:variant>
        <vt:i4>110</vt:i4>
      </vt:variant>
      <vt:variant>
        <vt:i4>0</vt:i4>
      </vt:variant>
      <vt:variant>
        <vt:i4>5</vt:i4>
      </vt:variant>
      <vt:variant>
        <vt:lpwstr/>
      </vt:variant>
      <vt:variant>
        <vt:lpwstr>_Toc215820734</vt:lpwstr>
      </vt:variant>
      <vt:variant>
        <vt:i4>1900594</vt:i4>
      </vt:variant>
      <vt:variant>
        <vt:i4>104</vt:i4>
      </vt:variant>
      <vt:variant>
        <vt:i4>0</vt:i4>
      </vt:variant>
      <vt:variant>
        <vt:i4>5</vt:i4>
      </vt:variant>
      <vt:variant>
        <vt:lpwstr/>
      </vt:variant>
      <vt:variant>
        <vt:lpwstr>_Toc215820733</vt:lpwstr>
      </vt:variant>
      <vt:variant>
        <vt:i4>1900594</vt:i4>
      </vt:variant>
      <vt:variant>
        <vt:i4>98</vt:i4>
      </vt:variant>
      <vt:variant>
        <vt:i4>0</vt:i4>
      </vt:variant>
      <vt:variant>
        <vt:i4>5</vt:i4>
      </vt:variant>
      <vt:variant>
        <vt:lpwstr/>
      </vt:variant>
      <vt:variant>
        <vt:lpwstr>_Toc215820732</vt:lpwstr>
      </vt:variant>
      <vt:variant>
        <vt:i4>1900594</vt:i4>
      </vt:variant>
      <vt:variant>
        <vt:i4>92</vt:i4>
      </vt:variant>
      <vt:variant>
        <vt:i4>0</vt:i4>
      </vt:variant>
      <vt:variant>
        <vt:i4>5</vt:i4>
      </vt:variant>
      <vt:variant>
        <vt:lpwstr/>
      </vt:variant>
      <vt:variant>
        <vt:lpwstr>_Toc215820731</vt:lpwstr>
      </vt:variant>
      <vt:variant>
        <vt:i4>1900594</vt:i4>
      </vt:variant>
      <vt:variant>
        <vt:i4>86</vt:i4>
      </vt:variant>
      <vt:variant>
        <vt:i4>0</vt:i4>
      </vt:variant>
      <vt:variant>
        <vt:i4>5</vt:i4>
      </vt:variant>
      <vt:variant>
        <vt:lpwstr/>
      </vt:variant>
      <vt:variant>
        <vt:lpwstr>_Toc215820730</vt:lpwstr>
      </vt:variant>
      <vt:variant>
        <vt:i4>1835058</vt:i4>
      </vt:variant>
      <vt:variant>
        <vt:i4>80</vt:i4>
      </vt:variant>
      <vt:variant>
        <vt:i4>0</vt:i4>
      </vt:variant>
      <vt:variant>
        <vt:i4>5</vt:i4>
      </vt:variant>
      <vt:variant>
        <vt:lpwstr/>
      </vt:variant>
      <vt:variant>
        <vt:lpwstr>_Toc215820729</vt:lpwstr>
      </vt:variant>
      <vt:variant>
        <vt:i4>1835058</vt:i4>
      </vt:variant>
      <vt:variant>
        <vt:i4>74</vt:i4>
      </vt:variant>
      <vt:variant>
        <vt:i4>0</vt:i4>
      </vt:variant>
      <vt:variant>
        <vt:i4>5</vt:i4>
      </vt:variant>
      <vt:variant>
        <vt:lpwstr/>
      </vt:variant>
      <vt:variant>
        <vt:lpwstr>_Toc215820728</vt:lpwstr>
      </vt:variant>
      <vt:variant>
        <vt:i4>1835058</vt:i4>
      </vt:variant>
      <vt:variant>
        <vt:i4>68</vt:i4>
      </vt:variant>
      <vt:variant>
        <vt:i4>0</vt:i4>
      </vt:variant>
      <vt:variant>
        <vt:i4>5</vt:i4>
      </vt:variant>
      <vt:variant>
        <vt:lpwstr/>
      </vt:variant>
      <vt:variant>
        <vt:lpwstr>_Toc215820727</vt:lpwstr>
      </vt:variant>
      <vt:variant>
        <vt:i4>1835058</vt:i4>
      </vt:variant>
      <vt:variant>
        <vt:i4>62</vt:i4>
      </vt:variant>
      <vt:variant>
        <vt:i4>0</vt:i4>
      </vt:variant>
      <vt:variant>
        <vt:i4>5</vt:i4>
      </vt:variant>
      <vt:variant>
        <vt:lpwstr/>
      </vt:variant>
      <vt:variant>
        <vt:lpwstr>_Toc215820726</vt:lpwstr>
      </vt:variant>
      <vt:variant>
        <vt:i4>1835058</vt:i4>
      </vt:variant>
      <vt:variant>
        <vt:i4>56</vt:i4>
      </vt:variant>
      <vt:variant>
        <vt:i4>0</vt:i4>
      </vt:variant>
      <vt:variant>
        <vt:i4>5</vt:i4>
      </vt:variant>
      <vt:variant>
        <vt:lpwstr/>
      </vt:variant>
      <vt:variant>
        <vt:lpwstr>_Toc215820725</vt:lpwstr>
      </vt:variant>
      <vt:variant>
        <vt:i4>1835058</vt:i4>
      </vt:variant>
      <vt:variant>
        <vt:i4>50</vt:i4>
      </vt:variant>
      <vt:variant>
        <vt:i4>0</vt:i4>
      </vt:variant>
      <vt:variant>
        <vt:i4>5</vt:i4>
      </vt:variant>
      <vt:variant>
        <vt:lpwstr/>
      </vt:variant>
      <vt:variant>
        <vt:lpwstr>_Toc215820724</vt:lpwstr>
      </vt:variant>
      <vt:variant>
        <vt:i4>1835058</vt:i4>
      </vt:variant>
      <vt:variant>
        <vt:i4>44</vt:i4>
      </vt:variant>
      <vt:variant>
        <vt:i4>0</vt:i4>
      </vt:variant>
      <vt:variant>
        <vt:i4>5</vt:i4>
      </vt:variant>
      <vt:variant>
        <vt:lpwstr/>
      </vt:variant>
      <vt:variant>
        <vt:lpwstr>_Toc215820723</vt:lpwstr>
      </vt:variant>
      <vt:variant>
        <vt:i4>1835058</vt:i4>
      </vt:variant>
      <vt:variant>
        <vt:i4>38</vt:i4>
      </vt:variant>
      <vt:variant>
        <vt:i4>0</vt:i4>
      </vt:variant>
      <vt:variant>
        <vt:i4>5</vt:i4>
      </vt:variant>
      <vt:variant>
        <vt:lpwstr/>
      </vt:variant>
      <vt:variant>
        <vt:lpwstr>_Toc215820722</vt:lpwstr>
      </vt:variant>
      <vt:variant>
        <vt:i4>1835058</vt:i4>
      </vt:variant>
      <vt:variant>
        <vt:i4>32</vt:i4>
      </vt:variant>
      <vt:variant>
        <vt:i4>0</vt:i4>
      </vt:variant>
      <vt:variant>
        <vt:i4>5</vt:i4>
      </vt:variant>
      <vt:variant>
        <vt:lpwstr/>
      </vt:variant>
      <vt:variant>
        <vt:lpwstr>_Toc215820721</vt:lpwstr>
      </vt:variant>
      <vt:variant>
        <vt:i4>1835058</vt:i4>
      </vt:variant>
      <vt:variant>
        <vt:i4>26</vt:i4>
      </vt:variant>
      <vt:variant>
        <vt:i4>0</vt:i4>
      </vt:variant>
      <vt:variant>
        <vt:i4>5</vt:i4>
      </vt:variant>
      <vt:variant>
        <vt:lpwstr/>
      </vt:variant>
      <vt:variant>
        <vt:lpwstr>_Toc215820720</vt:lpwstr>
      </vt:variant>
      <vt:variant>
        <vt:i4>2031666</vt:i4>
      </vt:variant>
      <vt:variant>
        <vt:i4>20</vt:i4>
      </vt:variant>
      <vt:variant>
        <vt:i4>0</vt:i4>
      </vt:variant>
      <vt:variant>
        <vt:i4>5</vt:i4>
      </vt:variant>
      <vt:variant>
        <vt:lpwstr/>
      </vt:variant>
      <vt:variant>
        <vt:lpwstr>_Toc215820719</vt:lpwstr>
      </vt:variant>
      <vt:variant>
        <vt:i4>2031666</vt:i4>
      </vt:variant>
      <vt:variant>
        <vt:i4>14</vt:i4>
      </vt:variant>
      <vt:variant>
        <vt:i4>0</vt:i4>
      </vt:variant>
      <vt:variant>
        <vt:i4>5</vt:i4>
      </vt:variant>
      <vt:variant>
        <vt:lpwstr/>
      </vt:variant>
      <vt:variant>
        <vt:lpwstr>_Toc215820718</vt:lpwstr>
      </vt:variant>
      <vt:variant>
        <vt:i4>2031666</vt:i4>
      </vt:variant>
      <vt:variant>
        <vt:i4>8</vt:i4>
      </vt:variant>
      <vt:variant>
        <vt:i4>0</vt:i4>
      </vt:variant>
      <vt:variant>
        <vt:i4>5</vt:i4>
      </vt:variant>
      <vt:variant>
        <vt:lpwstr/>
      </vt:variant>
      <vt:variant>
        <vt:lpwstr>_Toc215820717</vt:lpwstr>
      </vt:variant>
      <vt:variant>
        <vt:i4>2031666</vt:i4>
      </vt:variant>
      <vt:variant>
        <vt:i4>2</vt:i4>
      </vt:variant>
      <vt:variant>
        <vt:i4>0</vt:i4>
      </vt:variant>
      <vt:variant>
        <vt:i4>5</vt:i4>
      </vt:variant>
      <vt:variant>
        <vt:lpwstr/>
      </vt:variant>
      <vt:variant>
        <vt:lpwstr>_Toc215820716</vt:lpwstr>
      </vt:variant>
      <vt:variant>
        <vt:i4>1703948</vt:i4>
      </vt:variant>
      <vt:variant>
        <vt:i4>1026</vt:i4>
      </vt:variant>
      <vt:variant>
        <vt:i4>1025</vt:i4>
      </vt:variant>
      <vt:variant>
        <vt:i4>1</vt:i4>
      </vt:variant>
      <vt:variant>
        <vt:lpwstr>Gas Can and Money.jpg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Mushfique Shafi</dc:creator>
  <cp:keywords/>
  <dc:description/>
  <cp:lastModifiedBy>Greenwell, Josiah</cp:lastModifiedBy>
  <cp:revision>2</cp:revision>
  <dcterms:created xsi:type="dcterms:W3CDTF">2019-12-07T04:43:00Z</dcterms:created>
  <dcterms:modified xsi:type="dcterms:W3CDTF">2019-12-16T15:12:00Z</dcterms:modified>
</cp:coreProperties>
</file>